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BEA34">
      <w:pPr>
        <w:pStyle w:val="38"/>
        <w:jc w:val="center"/>
      </w:pPr>
      <w:r>
        <w:t>AI4SWENG — Observability Integration Guide</w:t>
      </w:r>
    </w:p>
    <w:p w14:paraId="60747D71">
      <w:pPr>
        <w:rPr>
          <w:rFonts w:hint="default"/>
          <w:lang w:val="tr-TR"/>
        </w:rPr>
      </w:pPr>
      <w:r>
        <w:rPr>
          <w:i/>
        </w:rPr>
        <w:t>Version 2</w:t>
      </w:r>
      <w:del w:id="9018" w:author="Claude" w:date="2026-09-13T00:00:00Z">
        <w:r>
          <w:rPr>
            <w:rFonts w:hint="default"/>
            <w:i/>
            <w:lang w:val="tr-TR"/>
          </w:rPr>
          <w:delText>.2</w:delText>
        </w:r>
      </w:del>
      <w:ins w:id="9019" w:author="Claude" w:date="2026-09-13T00:00:00Z">
        <w:r>
          <w:rPr>
            <w:rFonts w:hint="default"/>
            <w:i/>
            <w:lang w:val="tr-TR"/>
          </w:rPr>
          <w:t>.3</w:t>
        </w:r>
      </w:ins>
      <w:r>
        <w:rPr>
          <w:i/>
        </w:rPr>
        <w:t xml:space="preserve">  ·  </w:t>
      </w:r>
      <w:r>
        <w:rPr>
          <w:rFonts w:hint="default"/>
          <w:i/>
          <w:lang w:val="tr-TR"/>
        </w:rPr>
        <w:t>BitNet</w:t>
      </w:r>
    </w:p>
    <w:p w14:paraId="6FFD4CDD">
      <w:r>
        <w:t>This guide explains how to connect KIO microservices to the central AI4SWENG observability platform. By integrating OpenTelemetry and Langfuse into these services, you allow the platform to monitor orchestrator and worker health, request latency, execution paths across services, and LLM token usage.</w:t>
      </w:r>
    </w:p>
    <w:p w14:paraId="637A9AF1">
      <w:pPr>
        <w:pStyle w:val="2"/>
      </w:pPr>
      <w:r>
        <w:t>1. High-level end-to-end flow</w:t>
      </w:r>
    </w:p>
    <w:p w14:paraId="7196F5AD">
      <w:r>
        <w:t>This section represents the high-level execution cycle with telemetry routing across the KIO microservices.</w:t>
      </w:r>
    </w:p>
    <w:p w14:paraId="1A000001">
      <w:pPr>
        <w:rPr>
          <w:ins w:id="9001" w:author="Claude" w:date="2026-09-13T00:00:00Z"/>
        </w:rPr>
      </w:pPr>
      <w:ins w:id="9002" w:author="Claude" w:date="2026-09-13T00:00:00Z">
        <w:r>
          <w:rPr>
            <w:b/>
            <w:i/>
          </w:rPr>
          <w:t xml:space="preserve">Note (v2.3): </w:t>
        </w:r>
        <w:r>
          <w:rPr>
            <w:i/>
          </w:rPr>
          <w:t>the NATS / Workflow API / Planner path shown below is one reference way to dispatch a task to a KIO. Participating in it is optional — a KIO only needs to send the telemetry described in Section 5 to be onboarded onto the observability platform; it does not need to be triggered via POST /workflow/run.</w:t>
        </w:r>
      </w:ins>
    </w:p>
    <w:p w14:paraId="475BDDCA">
      <w:pPr>
        <w:jc w:val="center"/>
      </w:pPr>
      <w:r>
        <w:drawing>
          <wp:inline distT="0" distB="0" distL="0" distR="0">
            <wp:extent cx="5396230" cy="5638800"/>
            <wp:effectExtent l="0" t="0" r="0" b="0"/>
            <wp:docPr id="103151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2147" name="Picture 1"/>
                    <pic:cNvPicPr>
                      <a:picLocks noChangeAspect="1"/>
                    </pic:cNvPicPr>
                  </pic:nvPicPr>
                  <pic:blipFill>
                    <a:blip r:embed="rId6"/>
                    <a:stretch>
                      <a:fillRect/>
                    </a:stretch>
                  </pic:blipFill>
                  <pic:spPr>
                    <a:xfrm>
                      <a:off x="0" y="0"/>
                      <a:ext cx="5443977" cy="5688080"/>
                    </a:xfrm>
                    <a:prstGeom prst="rect">
                      <a:avLst/>
                    </a:prstGeom>
                  </pic:spPr>
                </pic:pic>
              </a:graphicData>
            </a:graphic>
          </wp:inline>
        </w:drawing>
      </w:r>
    </w:p>
    <w:p w14:paraId="2A58769C">
      <w:pPr>
        <w:jc w:val="center"/>
      </w:pPr>
      <w:r>
        <w:rPr>
          <w:i/>
          <w:sz w:val="17"/>
        </w:rPr>
        <w:t>Figure 1: High-level end-to-end flow diagram.</w:t>
      </w:r>
    </w:p>
    <w:p w14:paraId="1A000002">
      <w:pPr>
        <w:jc w:val="center"/>
        <w:rPr>
          <w:ins w:id="9003" w:author="Claude" w:date="2026-09-13T00:00:00Z"/>
        </w:rPr>
      </w:pPr>
      <w:ins w:id="9004" w:author="Claude" w:date="2026-09-13T00:00:00Z">
        <w:r>
          <w:rPr>
            <w:i/>
            <w:sz w:val="17"/>
          </w:rPr>
          <w:t>Note (v2.3): on the current shared-LAN deployment this transport is secured by the bearer token only, without TLS (see Section 4, Step 2); TLS applies to a public/production deployment.</w:t>
        </w:r>
      </w:ins>
    </w:p>
    <w:p w14:paraId="1ECB0B8D"/>
    <w:p w14:paraId="6E86E1A2">
      <w:pPr>
        <w:pStyle w:val="3"/>
      </w:pPr>
      <w:r>
        <w:t>1.A  End-to-end execution process, step by step</w:t>
      </w:r>
    </w:p>
    <w:p w14:paraId="478AF3A5">
      <w:pPr>
        <w:pStyle w:val="24"/>
      </w:pPr>
      <w:r>
        <w:t>Workflow triggering: a client initiates a task by sending an HTTP request (for example POST /workflow/run) to the KIO1 Workflow API.</w:t>
      </w:r>
    </w:p>
    <w:p w14:paraId="38B1DB15">
      <w:pPr>
        <w:pStyle w:val="24"/>
      </w:pPr>
      <w:r>
        <w:t>Session initialisation: the Workflow API immediately calls the Session Manager microservice to register the start of this execution. The Session Manager writes a new session record into the PostgreSQL database and generates a unique session id. The API returns this identifier to the client with an HTTP 202 Accepted status so that the client can track progress.</w:t>
      </w:r>
    </w:p>
    <w:p w14:paraId="1A2E7BD0">
      <w:pPr>
        <w:pStyle w:val="24"/>
      </w:pPr>
      <w:r>
        <w:t>Task routing: the Planner and Prompt Router takes over the execution. It constructs the workflow graph and publishes the first task payload over NATS JetStream. This payload is wrapped inside a standardised KIOEnvelope schema that carries the active session id and the target kio id.</w:t>
      </w:r>
    </w:p>
    <w:p w14:paraId="0450A379">
      <w:pPr>
        <w:pStyle w:val="24"/>
      </w:pPr>
      <w:r>
        <w:t>Agent execution: NATS JetStream routes the envelope to the appropriate worker container (for example KIO5). The worker container’s application code extracts the session id from the envelope and begins executing the task, such as running LLM completions or code execution tools.</w:t>
      </w:r>
    </w:p>
    <w:p w14:paraId="249C0252">
      <w:pPr>
        <w:pStyle w:val="24"/>
      </w:pPr>
      <w:r>
        <w:t>Telemetry transmission: during execution the worker container actively transmits telemetry over two network streams — the OpenTelemetry stream, in which the SDK aggregates metrics and traces in memory and pushes OTLP data</w:t>
      </w:r>
      <w:r>
        <w:rPr>
          <w:rFonts w:hint="default"/>
          <w:lang w:val="tr-TR"/>
        </w:rPr>
        <w:t xml:space="preserve"> OTLP data to the central OTel Collector over gRPC (port 4317) or HTTP (port 4318), authenticated with a bearer token; and the Langfuse stream, in which the SDK captures prompt inputs, completions, token usage and costs and pushes them to the Langfuse server over HTTP(S). All OpenTelemetry signals — metrics, traces and logs — are pushed by the KIO over OTLP; the Collector does not scrape container stdout.</w:t>
      </w:r>
      <w:r>
        <w:t xml:space="preserve"> </w:t>
      </w:r>
    </w:p>
    <w:p w14:paraId="1011C175">
      <w:pPr>
        <w:pStyle w:val="24"/>
      </w:pPr>
      <w:r>
        <w:t>Telemetry routing: the OTel Collector</w:t>
      </w:r>
      <w:r>
        <w:rPr>
          <w:rFonts w:hint="default"/>
          <w:lang w:val="tr-TR"/>
        </w:rPr>
        <w:t xml:space="preserve"> fans out the incoming OTLP signals to their respective stores — metrics to VictoriaMetrics, traces to Tempo, and logs to VictoriaLogs.</w:t>
      </w:r>
      <w:r>
        <w:t xml:space="preserve"> </w:t>
      </w:r>
    </w:p>
    <w:p w14:paraId="14376BCA">
      <w:pPr>
        <w:pStyle w:val="24"/>
      </w:pPr>
      <w:r>
        <w:t>Task completion: once the worker container finishes its task it publishes the results and output artefacts back to NATS JetStream.</w:t>
      </w:r>
    </w:p>
    <w:p w14:paraId="2D2EE665">
      <w:pPr>
        <w:pStyle w:val="24"/>
      </w:pPr>
      <w:r>
        <w:t>Lineage registration: NATS routes the worker’s reply back to the LangGraph Planner. The planner reads the results and calls the Session Manager to write the output artefacts and register their lineage history into the PostgreSQL database.</w:t>
      </w:r>
    </w:p>
    <w:p w14:paraId="7B498B80">
      <w:pPr>
        <w:pStyle w:val="3"/>
      </w:pPr>
      <w:r>
        <w:t>1.B  The observability and Grafana stack components</w:t>
      </w:r>
    </w:p>
    <w:p w14:paraId="4F79B365">
      <w:pPr>
        <w:pStyle w:val="24"/>
      </w:pPr>
      <w:r>
        <w:t>VictoriaMetrics: a highly optimised time-series database. It stores all numeric metrics such as CPU usage, request counts and execution durations, and is queried by Grafana using the PromQL query language.</w:t>
      </w:r>
    </w:p>
    <w:p w14:paraId="0AE41A50">
      <w:pPr>
        <w:pStyle w:val="24"/>
      </w:pPr>
      <w:r>
        <w:t>Tempo: a distributed tracing storage backend. It records timing spans showing the exact execution timeline and code path across multiple containers, and is queried by Grafana using the TraceQL query language.</w:t>
      </w:r>
    </w:p>
    <w:p w14:paraId="2A8AA93E">
      <w:pPr>
        <w:pStyle w:val="24"/>
      </w:pPr>
      <w:r>
        <w:t>VictoriaLogs: the log store for the KIOs' unstructured/string telemetry. It ingests OTLP logs pushed by the KIOs and indexes labels such as session id and kio id, and is queried by Grafana using the LogsQL query language.</w:t>
      </w:r>
    </w:p>
    <w:p w14:paraId="778C796A">
      <w:pPr>
        <w:pStyle w:val="24"/>
      </w:pPr>
      <w:r>
        <w:t xml:space="preserve">Grafana dashboard: the single web portal that connects all three databases. It queries VictoriaMetrics, Tempo and </w:t>
      </w:r>
      <w:r>
        <w:rPr>
          <w:rFonts w:hint="default"/>
          <w:lang w:val="tr-TR"/>
        </w:rPr>
        <w:t xml:space="preserve">VictoriaLogs </w:t>
      </w:r>
      <w:r>
        <w:t>dynamically based on the dropdown filter variables, drawing the graphs and log viewer on a single interactive screen.</w:t>
      </w:r>
    </w:p>
    <w:p w14:paraId="631ACAF8">
      <w:pPr>
        <w:pStyle w:val="2"/>
      </w:pPr>
      <w:r>
        <w:t>2. In-process SDK flow</w:t>
      </w:r>
    </w:p>
    <w:p w14:paraId="15E988DA">
      <w:r>
        <w:t>This section describes the internal telemetry lifecycle inside the memory space of a single KIO worker container (for example KIO5) as it processes a task.</w:t>
      </w:r>
    </w:p>
    <w:p w14:paraId="3B33D73B">
      <w:pPr>
        <w:jc w:val="center"/>
      </w:pPr>
      <w:r>
        <w:drawing>
          <wp:inline distT="0" distB="0" distL="0" distR="0">
            <wp:extent cx="5579745" cy="5642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5642805"/>
                    </a:xfrm>
                    <a:prstGeom prst="rect">
                      <a:avLst/>
                    </a:prstGeom>
                  </pic:spPr>
                </pic:pic>
              </a:graphicData>
            </a:graphic>
          </wp:inline>
        </w:drawing>
      </w:r>
    </w:p>
    <w:p w14:paraId="4ED4C993">
      <w:pPr>
        <w:jc w:val="center"/>
      </w:pPr>
      <w:r>
        <w:rPr>
          <w:i/>
          <w:sz w:val="17"/>
        </w:rPr>
        <w:t>Figure 2: In-process SDK flow diagram.</w:t>
      </w:r>
    </w:p>
    <w:p w14:paraId="5445EFC2"/>
    <w:p w14:paraId="1A0BB9C6">
      <w:pPr>
        <w:pStyle w:val="3"/>
      </w:pPr>
      <w:r>
        <w:t>2.A  The in-process execution process, step by step</w:t>
      </w:r>
    </w:p>
    <w:p w14:paraId="4EE2A1AB">
      <w:r>
        <w:t>1. Request ingestion: the container’s application entry point receives a task message from NATS JetStream. This message is wrapped inside the KIOEnvelope containing the session id.</w:t>
      </w:r>
    </w:p>
    <w:p w14:paraId="6760F48F">
      <w:r>
        <w:t>2. Context extraction: the application handler extracts the session id string from the incoming envelope.</w:t>
      </w:r>
    </w:p>
    <w:p w14:paraId="0D93112E">
      <w:r>
        <w:t>3. OpenTelemetry initialisation: the container’s OTel MeterProvider reads the session id from the request, along with the container’s static environment properties (kio.id, service.name, service.version and deployment.environment), and binds them to the active mandatory resource attributes namespace in memory.</w:t>
      </w:r>
    </w:p>
    <w:p w14:paraId="5E06D585">
      <w:r>
        <w:t>4. Metric recording: as the handler code runs it updates the OTel metric instruments, for example incrementing the request counter, recording durations or setting active session concurrency.</w:t>
      </w:r>
    </w:p>
    <w:p w14:paraId="473A37EB">
      <w:r>
        <w:t>5. Metric buffering and export (stream 1): the PeriodicExportingMetricReader collects these recorded metrics and buffers them in memory for up to 15 seconds. When the window expires the OTLPMetricExporter packages the buffer and pushes it</w:t>
      </w:r>
      <w:r>
        <w:rPr>
          <w:rFonts w:hint="default"/>
          <w:lang w:val="tr-TR"/>
        </w:rPr>
        <w:t xml:space="preserve"> to the OTel Collector as OTLP — over gRPC (port 4317) or HTTP (port 4318), authenticated with a bearer token.</w:t>
      </w:r>
      <w:r>
        <w:t xml:space="preserve"> </w:t>
      </w:r>
    </w:p>
    <w:p w14:paraId="1F7FFBBA">
      <w:r>
        <w:t>6. Langfuse interception: simultaneously the @observe() decorator intercepts the function entry point. It creates a new session trace bucket in memory and associates it with the active session id.</w:t>
      </w:r>
    </w:p>
    <w:p w14:paraId="0BE8E1BF">
      <w:r>
        <w:t>7. Recording AI operations: as the container executes internal prompt logic, child decorators capture the prompt text, model details, token consumption and execution durations for each LLM and tool call as child LLM and tool spans.</w:t>
      </w:r>
    </w:p>
    <w:p w14:paraId="00290155">
      <w:r>
        <w:t>8. Stamping metadata: during execution the code calls langfuse_context.update_current_trace to stamp the session id and static kio id as trace metadata on the trace payload, matching the exact attributes bound in OpenTelemetry.</w:t>
      </w:r>
    </w:p>
    <w:p w14:paraId="4024BC0C">
      <w:r>
        <w:t>9. Langfuse payload export (stream 2): when the handler completes, the Langfuse SDK serialises all spans and metadata into a JSON payload and transmits it to the Langfuse server</w:t>
      </w:r>
      <w:r>
        <w:rPr>
          <w:rFonts w:hint="default"/>
          <w:lang w:val="tr-TR"/>
        </w:rPr>
        <w:t xml:space="preserve"> over HTTP(S), at the configured LANGFUSE_HOST.</w:t>
      </w:r>
      <w:r>
        <w:t xml:space="preserve"> .</w:t>
      </w:r>
    </w:p>
    <w:p w14:paraId="5C4EEB9B">
      <w:pPr>
        <w:pStyle w:val="2"/>
      </w:pPr>
      <w:r>
        <w:t>3. Grafana dashboard layout</w:t>
      </w:r>
    </w:p>
    <w:p w14:paraId="5AB179F7">
      <w:r>
        <w:t>The central Grafana dashboard visualises the telemetry collected from the KIO microservices. The layout is organised into rows covering system liveness and concurrency, request performance and volumes, error tracking and raw console logs, and LLM operational economics, dynamically filtered by container identifier and session UUID variables.</w:t>
      </w:r>
    </w:p>
    <w:p w14:paraId="65A0DEB5">
      <w:pPr>
        <w:jc w:val="center"/>
      </w:pPr>
      <w:r>
        <w:drawing>
          <wp:inline distT="0" distB="0" distL="0" distR="0">
            <wp:extent cx="4499610" cy="5092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00000" cy="5092322"/>
                    </a:xfrm>
                    <a:prstGeom prst="rect">
                      <a:avLst/>
                    </a:prstGeom>
                  </pic:spPr>
                </pic:pic>
              </a:graphicData>
            </a:graphic>
          </wp:inline>
        </w:drawing>
      </w:r>
    </w:p>
    <w:p w14:paraId="678CA7C2">
      <w:pPr>
        <w:jc w:val="center"/>
      </w:pPr>
      <w:r>
        <w:rPr>
          <w:i/>
          <w:sz w:val="17"/>
        </w:rPr>
        <w:t>Figure 3: Grafana dashboard layout.</w:t>
      </w:r>
    </w:p>
    <w:p w14:paraId="1A000006">
      <w:pPr>
        <w:jc w:val="center"/>
        <w:rPr>
          <w:ins w:id="9014" w:author="Claude" w:date="2026-09-13T00:00:00Z"/>
        </w:rPr>
      </w:pPr>
      <w:ins w:id="9015" w:author="Claude" w:date="2026-09-13T00:00:00Z">
        <w:r>
          <w:rPr>
            <w:i/>
            <w:sz w:val="17"/>
          </w:rPr>
          <w:t>Note (v2.3): the Console Logs panel is sourced from VictoriaLogs via LogsQL, not Loki/LogQL as labelled in the figure above.</w:t>
        </w:r>
      </w:ins>
    </w:p>
    <w:p w14:paraId="1A0CADCC">
      <w:bookmarkStart w:id="0" w:name="_GoBack"/>
      <w:bookmarkEnd w:id="0"/>
    </w:p>
    <w:p w14:paraId="7374294C">
      <w:pPr>
        <w:pStyle w:val="2"/>
      </w:pPr>
      <w:r>
        <w:t>4. Onboarding steps</w:t>
      </w:r>
    </w:p>
    <w:p w14:paraId="4A613FAC">
      <w:r>
        <w:t>Step 1 — Request credentials: contact the platform team for your OTLP bearer token and Langfuse project keys (public and secret).</w:t>
      </w:r>
      <w:ins w:id="9005" w:author="Claude" w:date="2026-09-13T00:00:00Z">
        <w:r>
          <w:t xml:space="preserve"> Also request your unique kio.id at this time — never invent one locally, since a collision silently merges two KIOs’ data in Grafana.</w:t>
        </w:r>
      </w:ins>
    </w:p>
    <w:p w14:paraId="0FD47517">
      <w:r>
        <w:t>Step 2 — Configure environment variables: set these variables in your container environment.</w:t>
      </w:r>
    </w:p>
    <w:p w14:paraId="064789FD">
      <w:pPr>
        <w:spacing w:after="160"/>
        <w:ind w:left="283"/>
        <w:rPr>
          <w:rFonts w:hint="default" w:ascii="Consolas" w:hAnsi="Consolas"/>
          <w:sz w:val="16"/>
        </w:rPr>
      </w:pPr>
      <w:r>
        <w:rPr>
          <w:rFonts w:ascii="Consolas" w:hAnsi="Consolas"/>
          <w:sz w:val="16"/>
        </w:rPr>
        <w:br w:type="textWrapping"/>
      </w:r>
      <w:r>
        <w:rPr>
          <w:rFonts w:hint="default" w:ascii="Consolas" w:hAnsi="Consolas"/>
          <w:sz w:val="16"/>
        </w:rPr>
        <w:t>OTEL_EXPORTER_OTLP_ENDPOINT="http://&lt;collector-host&gt;:4318"   # OTLP/HTTP; use :4317 for gRPC</w:t>
        <w:br w:type="textWrapping"/>
        <w:t>OTEL_EXPORTER_OTLP_HEADERS="Authorization=Bearer &lt;YOUR_OTLP_TOKEN&gt;"</w:t>
        <w:br w:type="textWrapping"/>
        <w:t>OTEL_RESOURCE_ATTRIBUTES="service.name=kio5,service.version=1.2.0,kio.id=kio5,deployment.environment=production"</w:t>
        <w:br w:type="textWrapping"/>
        <w:t>LANGFUSE_PUBLIC_KEY="pk-lf-..."</w:t>
        <w:br w:type="textWrapping"/>
        <w:t>LANGFUSE_SECRET_KEY="sk-lf-..."</w:t>
        <w:br w:type="textWrapping"/>
        <w:t>LANGFUSE_HOST="http://&lt;langfuse-host&gt;:3001"</w:t>
      </w:r>
    </w:p>
    <w:p w14:paraId="1F7B5995">
      <w:pPr>
        <w:spacing w:after="160"/>
        <w:ind w:left="283"/>
        <w:rPr>
          <w:rFonts w:hint="default" w:ascii="Consolas" w:hAnsi="Consolas"/>
          <w:sz w:val="16"/>
        </w:rPr>
      </w:pPr>
      <w:r>
        <w:rPr>
          <w:rFonts w:hint="default" w:ascii="Consolas" w:hAnsi="Consolas"/>
          <w:sz w:val="16"/>
        </w:rPr>
        <w:t>The Collector accepts both OTLP/gRPC (4317) and OTLP/HTTP (4318) — use whichever your SDK speaks. On the shared LAN deployment the transport is plain HTTP secured by the bearer token (no TLS); a public deployment would use https://. The bearer token is required — the Collector rejects unauthenticated exports.</w:t>
      </w:r>
      <w:ins w:id="9006" w:author="Claude" w:date="2026-09-13T00:00:00Z">
        <w:r>
          <w:rPr>
            <w:rFonts w:ascii="Consolas" w:hAnsi="Consolas"/>
            <w:sz w:val="16"/>
          </w:rPr>
          <w:t xml:space="preserve"> Two further resource attributes are optional but recommended: llm (e.g. claude-sonnet) and task_type (e.g. code-analysis) — several Grafana panels filter and group by these labels.</w:t>
        </w:r>
      </w:ins>
    </w:p>
    <w:p w14:paraId="6A4E58D0">
      <w:r>
        <w:t>Step 3 — Install the required packages: add opentelemetry-api, opentelemetry-sdk,</w:t>
      </w:r>
      <w:r>
        <w:rPr>
          <w:rFonts w:hint="default"/>
          <w:lang w:val="tr-TR"/>
        </w:rPr>
        <w:t xml:space="preserve"> an OTLP exporter (opentelemetry-exporter-otlp-proto-grpc for gRPC, or opentelemetry-exporter-otlp-proto-http for HTTP),</w:t>
      </w:r>
      <w:r>
        <w:t xml:space="preserve">  and langfuse to your project.</w:t>
      </w:r>
    </w:p>
    <w:p w14:paraId="5AB21DB2">
      <w:r>
        <w:t>Step 4 — Initialise the SDKs in code: initialise the global MeterProvider at start-up.</w:t>
      </w:r>
    </w:p>
    <w:p w14:paraId="7E2A1259">
      <w:r>
        <w:t>Step 5 — Verify connectivity: run a test and verify that kio.heartbeat appears in Grafana and that traces appear in Langfuse.</w:t>
      </w:r>
    </w:p>
    <w:p w14:paraId="1A000007">
      <w:pPr>
        <w:rPr>
          <w:ins w:id="9016" w:author="Claude" w:date="2026-09-13T00:00:00Z"/>
        </w:rPr>
      </w:pPr>
      <w:ins w:id="9017" w:author="Claude" w:date="2026-09-13T00:00:00Z">
        <w:r>
          <w:t>Note (v2.3): some KIOs are additionally required to report project-level D1.1 KPIs (bug-fix time, code quality, developer productivity, etc.) on top of the telemetry above — see “D1.1 Project KPIs (informational)” in the Appendix (Section 6) for the full list, each metric’s type/unit, and which KIO owns which KPI.</w:t>
        </w:r>
      </w:ins>
    </w:p>
    <w:p w14:paraId="0ECF2EB6">
      <w:pPr>
        <w:pStyle w:val="3"/>
      </w:pPr>
      <w:r>
        <w:t>4.A Connecting</w:t>
      </w:r>
      <w:r>
        <w:rPr>
          <w:rFonts w:hint="default"/>
          <w:lang w:val="tr-TR"/>
        </w:rPr>
        <w:t xml:space="preserve"> Observability platform</w:t>
      </w:r>
      <w:r>
        <w:t xml:space="preserve"> from a separate machine (remote KIO)</w:t>
      </w:r>
    </w:p>
    <w:p w14:paraId="38E5A7B2">
      <w:r>
        <w:t>A KIO need not run on the same host as the platform. Because telemetry is push-based, a KIO on another machine — same LAN, or across networks via a VPN such as Tailscale — connects the same way; only the endpoint host changes:</w:t>
      </w:r>
    </w:p>
    <w:p w14:paraId="677A619F">
      <w:pPr>
        <w:pStyle w:val="24"/>
        <w:ind w:left="360" w:hanging="360"/>
      </w:pPr>
      <w:r>
        <w:t>Point OTEL_EXPORTER_OTLP_ENDPOINT at the platform host's reachable address, e.g. http://&lt;platform-ip&gt;:4318 (LAN) or http://&lt;tailscale-ip&gt;:4318.</w:t>
      </w:r>
    </w:p>
    <w:p w14:paraId="32979ED1">
      <w:pPr>
        <w:pStyle w:val="24"/>
        <w:ind w:left="360" w:hanging="360"/>
      </w:pPr>
      <w:r>
        <w:t>The platform host must allow inbound traffic on the OTLP port (4317/4318): add a firewall rule, or put both machines on the same VPN.</w:t>
      </w:r>
    </w:p>
    <w:p w14:paraId="53A28A5B">
      <w:pPr>
        <w:pStyle w:val="24"/>
        <w:ind w:left="360" w:hanging="360"/>
      </w:pPr>
      <w:r>
        <w:t>Send the same bearer token via OTEL_EXPORTER_OTLP_HEADERS.</w:t>
      </w:r>
    </w:p>
    <w:p w14:paraId="0174DF9A">
      <w:pPr>
        <w:pStyle w:val="24"/>
        <w:ind w:left="360" w:hanging="360"/>
      </w:pPr>
      <w:r>
        <w:t>Verify: a TCP check to the port, then confirm kio.heartbeat shows up in Grafana (KIO Detail).</w:t>
      </w:r>
    </w:p>
    <w:p w14:paraId="395D5D7D">
      <w:r>
        <w:t>Telemetry is independent of how the KIO is triggered (NATS-dispatched or standalone) — moving a KIO between machines needs no code change, only this endpoint value.</w:t>
      </w:r>
    </w:p>
    <w:p w14:paraId="2F0ED49F">
      <w:pPr>
        <w:pStyle w:val="2"/>
      </w:pPr>
      <w:r>
        <w:t>5. Telemetry details</w:t>
      </w:r>
    </w:p>
    <w:p w14:paraId="66FFAE01">
      <w:r>
        <w:t>Mandatory metrics schema. Every metric must carry the kio.id label.</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474"/>
        <w:gridCol w:w="1020"/>
        <w:gridCol w:w="4082"/>
      </w:tblGrid>
      <w:tr w14:paraId="2A46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9C338D2">
            <w:pPr>
              <w:spacing w:line="240" w:lineRule="auto"/>
            </w:pPr>
            <w:r>
              <w:rPr>
                <w:b/>
                <w:sz w:val="18"/>
              </w:rPr>
              <w:t>Metric name</w:t>
            </w:r>
          </w:p>
        </w:tc>
        <w:tc>
          <w:tcPr>
            <w:tcW w:w="1474" w:type="dxa"/>
          </w:tcPr>
          <w:p w14:paraId="5167D609">
            <w:pPr>
              <w:spacing w:line="240" w:lineRule="auto"/>
            </w:pPr>
            <w:r>
              <w:rPr>
                <w:b/>
                <w:sz w:val="18"/>
              </w:rPr>
              <w:t>Type</w:t>
            </w:r>
          </w:p>
        </w:tc>
        <w:tc>
          <w:tcPr>
            <w:tcW w:w="1020" w:type="dxa"/>
          </w:tcPr>
          <w:p w14:paraId="178AF9F4">
            <w:pPr>
              <w:spacing w:line="240" w:lineRule="auto"/>
            </w:pPr>
            <w:r>
              <w:rPr>
                <w:b/>
                <w:sz w:val="18"/>
              </w:rPr>
              <w:t>Unit</w:t>
            </w:r>
          </w:p>
        </w:tc>
        <w:tc>
          <w:tcPr>
            <w:tcW w:w="4082" w:type="dxa"/>
          </w:tcPr>
          <w:p w14:paraId="49A3C195">
            <w:pPr>
              <w:spacing w:line="240" w:lineRule="auto"/>
            </w:pPr>
            <w:r>
              <w:rPr>
                <w:b/>
                <w:sz w:val="18"/>
              </w:rPr>
              <w:t>Description and metric labels</w:t>
            </w:r>
          </w:p>
        </w:tc>
      </w:tr>
      <w:tr w14:paraId="4BF7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782C912">
            <w:pPr>
              <w:spacing w:line="240" w:lineRule="auto"/>
            </w:pPr>
            <w:r>
              <w:rPr>
                <w:rFonts w:ascii="Consolas" w:hAnsi="Consolas"/>
                <w:sz w:val="17"/>
              </w:rPr>
              <w:t>kio.request.count</w:t>
            </w:r>
          </w:p>
        </w:tc>
        <w:tc>
          <w:tcPr>
            <w:tcW w:w="1474" w:type="dxa"/>
          </w:tcPr>
          <w:p w14:paraId="1F68B01A">
            <w:pPr>
              <w:spacing w:line="240" w:lineRule="auto"/>
            </w:pPr>
            <w:r>
              <w:rPr>
                <w:sz w:val="18"/>
              </w:rPr>
              <w:t>Counter</w:t>
            </w:r>
          </w:p>
        </w:tc>
        <w:tc>
          <w:tcPr>
            <w:tcW w:w="1020" w:type="dxa"/>
          </w:tcPr>
          <w:p w14:paraId="0E3892E4">
            <w:pPr>
              <w:spacing w:line="240" w:lineRule="auto"/>
            </w:pPr>
            <w:r>
              <w:rPr>
                <w:sz w:val="18"/>
              </w:rPr>
              <w:t>1</w:t>
            </w:r>
          </w:p>
        </w:tc>
        <w:tc>
          <w:tcPr>
            <w:tcW w:w="4082" w:type="dxa"/>
          </w:tcPr>
          <w:p w14:paraId="2B67E635">
            <w:pPr>
              <w:spacing w:line="240" w:lineRule="auto"/>
            </w:pPr>
            <w:r>
              <w:rPr>
                <w:sz w:val="18"/>
              </w:rPr>
              <w:t>Total requests processed (labels: status = ok | error)</w:t>
            </w:r>
          </w:p>
        </w:tc>
      </w:tr>
      <w:tr w14:paraId="37F9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969F32D">
            <w:pPr>
              <w:spacing w:line="240" w:lineRule="auto"/>
            </w:pPr>
            <w:r>
              <w:rPr>
                <w:rFonts w:ascii="Consolas" w:hAnsi="Consolas"/>
                <w:sz w:val="17"/>
              </w:rPr>
              <w:t>kio.request.duration_ms</w:t>
            </w:r>
          </w:p>
        </w:tc>
        <w:tc>
          <w:tcPr>
            <w:tcW w:w="1474" w:type="dxa"/>
          </w:tcPr>
          <w:p w14:paraId="20A2EF73">
            <w:pPr>
              <w:spacing w:line="240" w:lineRule="auto"/>
            </w:pPr>
            <w:r>
              <w:rPr>
                <w:sz w:val="18"/>
              </w:rPr>
              <w:t>Histogram</w:t>
            </w:r>
          </w:p>
        </w:tc>
        <w:tc>
          <w:tcPr>
            <w:tcW w:w="1020" w:type="dxa"/>
          </w:tcPr>
          <w:p w14:paraId="25C8CA0C">
            <w:pPr>
              <w:spacing w:line="240" w:lineRule="auto"/>
            </w:pPr>
            <w:r>
              <w:rPr>
                <w:sz w:val="18"/>
              </w:rPr>
              <w:t>ms</w:t>
            </w:r>
          </w:p>
        </w:tc>
        <w:tc>
          <w:tcPr>
            <w:tcW w:w="4082" w:type="dxa"/>
          </w:tcPr>
          <w:p w14:paraId="22FBFBD6">
            <w:pPr>
              <w:spacing w:line="240" w:lineRule="auto"/>
            </w:pPr>
            <w:r>
              <w:rPr>
                <w:sz w:val="18"/>
              </w:rPr>
              <w:t>End-to-end request execution latency</w:t>
            </w:r>
          </w:p>
        </w:tc>
      </w:tr>
      <w:tr w14:paraId="6F3E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96F63F5">
            <w:pPr>
              <w:spacing w:line="240" w:lineRule="auto"/>
            </w:pPr>
            <w:r>
              <w:rPr>
                <w:rFonts w:ascii="Consolas" w:hAnsi="Consolas"/>
                <w:sz w:val="17"/>
              </w:rPr>
              <w:t>kio.request.error_count</w:t>
            </w:r>
          </w:p>
        </w:tc>
        <w:tc>
          <w:tcPr>
            <w:tcW w:w="1474" w:type="dxa"/>
          </w:tcPr>
          <w:p w14:paraId="715A8B23">
            <w:pPr>
              <w:spacing w:line="240" w:lineRule="auto"/>
            </w:pPr>
            <w:r>
              <w:rPr>
                <w:sz w:val="18"/>
              </w:rPr>
              <w:t>Counter</w:t>
            </w:r>
          </w:p>
        </w:tc>
        <w:tc>
          <w:tcPr>
            <w:tcW w:w="1020" w:type="dxa"/>
          </w:tcPr>
          <w:p w14:paraId="3998B573">
            <w:pPr>
              <w:spacing w:line="240" w:lineRule="auto"/>
            </w:pPr>
            <w:r>
              <w:rPr>
                <w:sz w:val="18"/>
              </w:rPr>
              <w:t>1</w:t>
            </w:r>
          </w:p>
        </w:tc>
        <w:tc>
          <w:tcPr>
            <w:tcW w:w="4082" w:type="dxa"/>
          </w:tcPr>
          <w:p w14:paraId="3275E0CF">
            <w:pPr>
              <w:spacing w:line="240" w:lineRule="auto"/>
            </w:pPr>
            <w:r>
              <w:rPr>
                <w:sz w:val="18"/>
              </w:rPr>
              <w:t>Total error count (labels: error_type)</w:t>
            </w:r>
            <w:ins w:id="9007" w:author="Claude" w:date="2026-09-13T00:00:00Z">
              <w:r>
                <w:rPr>
                  <w:sz w:val="18"/>
                </w:rPr>
                <w:t xml:space="preserve"> — error_type must be a small, bounded set you define (e.g. timeout, internal, rate_limit), never an unbounded value such as an id or a message.</w:t>
              </w:r>
            </w:ins>
          </w:p>
        </w:tc>
      </w:tr>
      <w:tr w14:paraId="261DC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F16F60F">
            <w:pPr>
              <w:spacing w:line="240" w:lineRule="auto"/>
            </w:pPr>
            <w:r>
              <w:rPr>
                <w:rFonts w:ascii="Consolas" w:hAnsi="Consolas"/>
                <w:sz w:val="17"/>
              </w:rPr>
              <w:t>kio.llm.token_count</w:t>
            </w:r>
          </w:p>
        </w:tc>
        <w:tc>
          <w:tcPr>
            <w:tcW w:w="1474" w:type="dxa"/>
          </w:tcPr>
          <w:p w14:paraId="6EEA7856">
            <w:pPr>
              <w:spacing w:line="240" w:lineRule="auto"/>
            </w:pPr>
            <w:r>
              <w:rPr>
                <w:sz w:val="18"/>
              </w:rPr>
              <w:t>Counter</w:t>
            </w:r>
          </w:p>
        </w:tc>
        <w:tc>
          <w:tcPr>
            <w:tcW w:w="1020" w:type="dxa"/>
          </w:tcPr>
          <w:p w14:paraId="341761BF">
            <w:pPr>
              <w:spacing w:line="240" w:lineRule="auto"/>
            </w:pPr>
            <w:r>
              <w:rPr>
                <w:sz w:val="18"/>
              </w:rPr>
              <w:t>tokens</w:t>
            </w:r>
          </w:p>
        </w:tc>
        <w:tc>
          <w:tcPr>
            <w:tcW w:w="4082" w:type="dxa"/>
          </w:tcPr>
          <w:p w14:paraId="000DA273">
            <w:pPr>
              <w:spacing w:line="240" w:lineRule="auto"/>
            </w:pPr>
            <w:r>
              <w:rPr>
                <w:sz w:val="18"/>
              </w:rPr>
              <w:t>Input and output tokens processed (labels: direction)</w:t>
            </w:r>
          </w:p>
        </w:tc>
      </w:tr>
      <w:tr w14:paraId="2035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ECA3F47">
            <w:pPr>
              <w:spacing w:line="240" w:lineRule="auto"/>
            </w:pPr>
            <w:r>
              <w:rPr>
                <w:rFonts w:ascii="Consolas" w:hAnsi="Consolas"/>
                <w:sz w:val="17"/>
              </w:rPr>
              <w:t>kio.llm.cost_usd</w:t>
            </w:r>
          </w:p>
        </w:tc>
        <w:tc>
          <w:tcPr>
            <w:tcW w:w="1474" w:type="dxa"/>
          </w:tcPr>
          <w:p w14:paraId="0FEA72D8">
            <w:pPr>
              <w:spacing w:line="240" w:lineRule="auto"/>
            </w:pPr>
            <w:r>
              <w:rPr>
                <w:sz w:val="18"/>
              </w:rPr>
              <w:t>Counter</w:t>
            </w:r>
          </w:p>
        </w:tc>
        <w:tc>
          <w:tcPr>
            <w:tcW w:w="1020" w:type="dxa"/>
          </w:tcPr>
          <w:p w14:paraId="30447919">
            <w:pPr>
              <w:spacing w:line="240" w:lineRule="auto"/>
            </w:pPr>
            <w:r>
              <w:rPr>
                <w:sz w:val="18"/>
              </w:rPr>
              <w:t>USD</w:t>
            </w:r>
          </w:p>
        </w:tc>
        <w:tc>
          <w:tcPr>
            <w:tcW w:w="4082" w:type="dxa"/>
          </w:tcPr>
          <w:p w14:paraId="4DE68980">
            <w:pPr>
              <w:spacing w:line="240" w:lineRule="auto"/>
            </w:pPr>
            <w:r>
              <w:rPr>
                <w:sz w:val="18"/>
              </w:rPr>
              <w:t>Estimated LLM API transactional cost</w:t>
            </w:r>
          </w:p>
        </w:tc>
      </w:tr>
      <w:tr w14:paraId="087A5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B7ACF9F">
            <w:pPr>
              <w:spacing w:line="240" w:lineRule="auto"/>
            </w:pPr>
            <w:r>
              <w:rPr>
                <w:rFonts w:ascii="Consolas" w:hAnsi="Consolas"/>
                <w:sz w:val="17"/>
              </w:rPr>
              <w:t>kio.session.active_count</w:t>
            </w:r>
          </w:p>
        </w:tc>
        <w:tc>
          <w:tcPr>
            <w:tcW w:w="1474" w:type="dxa"/>
          </w:tcPr>
          <w:p w14:paraId="417BE53F">
            <w:pPr>
              <w:spacing w:line="240" w:lineRule="auto"/>
            </w:pPr>
            <w:r>
              <w:rPr>
                <w:sz w:val="18"/>
              </w:rPr>
              <w:t>UpDownCounter</w:t>
            </w:r>
          </w:p>
        </w:tc>
        <w:tc>
          <w:tcPr>
            <w:tcW w:w="1020" w:type="dxa"/>
          </w:tcPr>
          <w:p w14:paraId="49167D99">
            <w:pPr>
              <w:spacing w:line="240" w:lineRule="auto"/>
            </w:pPr>
            <w:r>
              <w:rPr>
                <w:sz w:val="18"/>
              </w:rPr>
              <w:t>1</w:t>
            </w:r>
          </w:p>
        </w:tc>
        <w:tc>
          <w:tcPr>
            <w:tcW w:w="4082" w:type="dxa"/>
          </w:tcPr>
          <w:p w14:paraId="7EDD3D01">
            <w:pPr>
              <w:spacing w:line="240" w:lineRule="auto"/>
            </w:pPr>
            <w:r>
              <w:rPr>
                <w:sz w:val="18"/>
              </w:rPr>
              <w:t>Concurrent active requests inside the container</w:t>
            </w:r>
          </w:p>
        </w:tc>
      </w:tr>
      <w:tr w14:paraId="51C0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908CB73">
            <w:pPr>
              <w:spacing w:line="240" w:lineRule="auto"/>
            </w:pPr>
            <w:r>
              <w:rPr>
                <w:rFonts w:ascii="Consolas" w:hAnsi="Consolas"/>
                <w:sz w:val="17"/>
              </w:rPr>
              <w:t>kio.heartbeat</w:t>
            </w:r>
          </w:p>
        </w:tc>
        <w:tc>
          <w:tcPr>
            <w:tcW w:w="1474" w:type="dxa"/>
          </w:tcPr>
          <w:p w14:paraId="4171EF84">
            <w:pPr>
              <w:spacing w:line="240" w:lineRule="auto"/>
            </w:pPr>
            <w:r>
              <w:rPr>
                <w:sz w:val="18"/>
              </w:rPr>
              <w:t>Counter</w:t>
            </w:r>
          </w:p>
        </w:tc>
        <w:tc>
          <w:tcPr>
            <w:tcW w:w="1020" w:type="dxa"/>
          </w:tcPr>
          <w:p w14:paraId="4AFE74A4">
            <w:pPr>
              <w:spacing w:line="240" w:lineRule="auto"/>
            </w:pPr>
            <w:r>
              <w:rPr>
                <w:sz w:val="18"/>
              </w:rPr>
              <w:t>1</w:t>
            </w:r>
          </w:p>
        </w:tc>
        <w:tc>
          <w:tcPr>
            <w:tcW w:w="4082" w:type="dxa"/>
          </w:tcPr>
          <w:p w14:paraId="1ECDA1AE">
            <w:pPr>
              <w:spacing w:line="240" w:lineRule="auto"/>
            </w:pPr>
            <w:r>
              <w:rPr>
                <w:sz w:val="18"/>
              </w:rPr>
              <w:t>Container liveness tick, every 60 seconds</w:t>
            </w:r>
          </w:p>
        </w:tc>
      </w:tr>
    </w:tbl>
    <w:p w14:paraId="591C7B29"/>
    <w:p w14:paraId="34ADA6B1">
      <w:r>
        <w:rPr>
          <w:b/>
        </w:rPr>
        <w:t>Rules and conventions</w:t>
      </w:r>
    </w:p>
    <w:p w14:paraId="04E0A321">
      <w:pPr>
        <w:pStyle w:val="24"/>
      </w:pPr>
      <w:r>
        <w:t>Metric naming: use dot notation, kio.&lt;domain&gt;.&lt;metric&gt;. Do not change metric names once they are established.</w:t>
      </w:r>
    </w:p>
    <w:p w14:paraId="38DEDFC3">
      <w:pPr>
        <w:pStyle w:val="24"/>
      </w:pPr>
      <w:r>
        <w:t>Low cardinality for metric labels: do not use unique values such as session identifiers, user names or full URLs as metric labels, since this degrades the performance of the VictoriaMetrics database. Use session identifiers only in trace metadata.</w:t>
      </w:r>
    </w:p>
    <w:p w14:paraId="593B0D36">
      <w:pPr>
        <w:pStyle w:val="24"/>
      </w:pPr>
      <w:r>
        <w:t>Secrets and personal data: never include API keys, passwords, e-mail addresses or personal data in metric labels or Langfuse payloads.</w:t>
      </w:r>
    </w:p>
    <w:p w14:paraId="0A17C668">
      <w:pPr>
        <w:pStyle w:val="24"/>
      </w:pPr>
      <w:r>
        <w:t xml:space="preserve">Heartbeat task: run the kio.heartbeat counter in a background thread or loop. If the platform does not receive a heartbeat for more than 120 seconds your service is flagged as offline. </w:t>
      </w:r>
    </w:p>
    <w:p w14:paraId="1A000003">
      <w:pPr>
        <w:pStyle w:val="24"/>
        <w:rPr>
          <w:ins w:id="9008" w:author="Claude" w:date="2026-09-13T00:00:00Z"/>
        </w:rPr>
      </w:pPr>
      <w:ins w:id="9009" w:author="Claude" w:date="2026-09-13T00:00:00Z">
        <w:r>
          <w:t>Self-service metrics: beyond the 7 mandatory metrics above, a KIO may define additional domain-specific metrics, provided they follow the same kio.&lt;domain&gt;.&lt;metric&gt; naming and the low-cardinality/secrets rules on this page.</w:t>
        </w:r>
      </w:ins>
    </w:p>
    <w:p w14:paraId="1A000004">
      <w:pPr>
        <w:pStyle w:val="24"/>
        <w:rPr>
          <w:ins w:id="9010" w:author="Claude" w:date="2026-09-13T00:00:00Z"/>
        </w:rPr>
      </w:pPr>
      <w:ins w:id="9011" w:author="Claude" w:date="2026-09-13T00:00:00Z">
        <w:r>
          <w:t>Naming once ingested: dots become underscores and no _total suffix is added, so kio.request.count is queried in Grafana/VictoriaMetrics as kio_request_count.</w:t>
        </w:r>
      </w:ins>
    </w:p>
    <w:p w14:paraId="1A000005">
      <w:pPr>
        <w:pStyle w:val="24"/>
        <w:rPr>
          <w:ins w:id="9012" w:author="Claude" w:date="2026-09-13T00:00:00Z"/>
        </w:rPr>
      </w:pPr>
      <w:ins w:id="9013" w:author="Claude" w:date="2026-09-13T00:00:00Z">
        <w:r>
          <w:t>Traces and logs: at least one root span per request is recommended so the request shows up in the Tempo trace view; free-text logs to VictoriaLogs are optional. Neither is part of the 7 mandatory metrics.</w:t>
        </w:r>
      </w:ins>
    </w:p>
    <w:p w14:paraId="5ADDB2B7">
      <w:pPr>
        <w:pStyle w:val="24"/>
        <w:numPr>
          <w:ilvl w:val="0"/>
          <w:numId w:val="0"/>
        </w:numPr>
      </w:pPr>
    </w:p>
    <w:p w14:paraId="69F74AD8">
      <w:pPr>
        <w:pStyle w:val="2"/>
      </w:pPr>
      <w:r>
        <w:t>6. Appendix — reference implementation</w:t>
      </w:r>
    </w:p>
    <w:p w14:paraId="4EFF3116">
      <w:r>
        <w:t>This Python snippet registers a globally configured OpenTelemetry MeterProvider with periodic OTLP gRPC export, and wraps the request logic with Langfuse tracing.</w:t>
      </w:r>
    </w:p>
    <w:p w14:paraId="2F0AF30F">
      <w:pPr>
        <w:spacing w:after="160"/>
        <w:ind w:left="283"/>
      </w:pPr>
      <w:r>
        <w:rPr>
          <w:rFonts w:ascii="Consolas" w:hAnsi="Consolas"/>
          <w:sz w:val="15"/>
        </w:rPr>
        <w:t>import os, time, asyncio</w:t>
        <w:br w:type="textWrapping"/>
        <w:t>from opentelemetry import metrics</w:t>
        <w:br w:type="textWrapping"/>
        <w:t>from opentelemetry.sdk.metrics import MeterProvider</w:t>
        <w:br w:type="textWrapping"/>
        <w:t>from opentelemetry.sdk.metrics.export import PeriodicExportingMetricReader</w:t>
        <w:br w:type="textWrapping"/>
        <w:t>from opentelemetry.exporter.otlp.proto.grpc.metric_exporter import OTLPMetricExporter</w:t>
        <w:br w:type="textWrapping"/>
        <w:t>from opentelemetry.sdk.resources import Resource</w:t>
        <w:br w:type="textWrapping"/>
        <w:t>from langfuse.decorators import observe, langfuse_context</w:t>
        <w:br w:type="textWrapping"/>
        <w:br w:type="textWrapping"/>
        <w:t># 1. OpenTelemetry setup</w:t>
        <w:br w:type="textWrapping"/>
        <w:t>resource = Resource.create({</w:t>
        <w:br w:type="textWrapping"/>
        <w:t xml:space="preserve">    k: v for attr in os.environ.get("OTEL_RESOURCE_ATTRIBUTES", "").split(",")</w:t>
        <w:br w:type="textWrapping"/>
        <w:t xml:space="preserve">    for k, v in [attr.split("=")] if "=" in attr</w:t>
        <w:br w:type="textWrapping"/>
        <w:t>})</w:t>
        <w:br w:type="textWrapping"/>
        <w:t>exporter = OTLPMetricExporter(insecure=False)</w:t>
      </w:r>
      <w:r>
        <w:rPr>
          <w:rFonts w:hint="default" w:ascii="Consolas" w:hAnsi="Consolas"/>
          <w:sz w:val="15"/>
          <w:lang w:val="tr-TR"/>
        </w:rPr>
        <w:t xml:space="preserve"> # use insecure=True for a plain-HTTP (non-TLS) endpoint</w:t>
      </w:r>
      <w:r>
        <w:rPr>
          <w:rFonts w:ascii="Consolas" w:hAnsi="Consolas"/>
          <w:sz w:val="15"/>
        </w:rPr>
        <w:br w:type="textWrapping"/>
        <w:t>reader = PeriodicExportingMetricReader(exporter, export_interval_millis=15000)</w:t>
        <w:br w:type="textWrapping"/>
        <w:t>metrics.set_meter_provider(MeterProvider(resource=resource, metric_readers=[reader]))</w:t>
        <w:br w:type="textWrapping"/>
        <w:t>meter = metrics.get_meter("kio.instrumentation")</w:t>
        <w:br w:type="textWrapping"/>
        <w:br w:type="textWrapping"/>
        <w:t># 2. Mandatory instruments</w:t>
        <w:br w:type="textWrapping"/>
        <w:t>request_counter   = meter.create_counter("kio.request.count", unit="1")</w:t>
        <w:br w:type="textWrapping"/>
        <w:t>request_duration  = meter.create_histogram("kio.request.duration_ms", unit="ms")</w:t>
        <w:br w:type="textWrapping"/>
        <w:t>error_counter     = meter.create_counter("kio.request.error_count", unit="1")</w:t>
        <w:br w:type="textWrapping"/>
        <w:t>llm_token_counter = meter.create_counter("kio.llm.token_count", unit="tokens")</w:t>
        <w:br w:type="textWrapping"/>
        <w:t>llm_cost_counter  = meter.create_counter("kio.llm.cost_usd", unit="USD")</w:t>
        <w:br w:type="textWrapping"/>
        <w:t>active_sessions   = meter.create_up_down_counter("kio.session.active_count", unit="1")</w:t>
        <w:br w:type="textWrapping"/>
        <w:t>heartbeat_counter = meter.create_counter("kio.heartbeat", unit="1")</w:t>
        <w:br w:type="textWrapping"/>
        <w:t>KIO_ID = os.environ.get("KIO_ID", "kioN")</w:t>
        <w:br w:type="textWrapping"/>
        <w:br w:type="textWrapping"/>
        <w:t># Background heartbeat task</w:t>
        <w:br w:type="textWrapping"/>
        <w:t>async def _heartbeat_loop():</w:t>
        <w:br w:type="textWrapping"/>
        <w:t xml:space="preserve">    while True:</w:t>
        <w:br w:type="textWrapping"/>
        <w:t xml:space="preserve">        heartbeat_counter.add(1, {"kio.id": KIO_ID})</w:t>
        <w:br w:type="textWrapping"/>
        <w:t xml:space="preserve">        await asyncio.sleep(60)</w:t>
        <w:br w:type="textWrapping"/>
        <w:br w:type="textWrapping"/>
        <w:t># Request handler metrics wrapper</w:t>
        <w:br w:type="textWrapping"/>
        <w:t>async def handler(envelope):</w:t>
        <w:br w:type="textWrapping"/>
        <w:t xml:space="preserve">    session_id = envelope.get("session_id", "unknown")</w:t>
        <w:br w:type="textWrapping"/>
        <w:t xml:space="preserve">    labels = {"kio.id": KIO_ID}</w:t>
        <w:br w:type="textWrapping"/>
        <w:t xml:space="preserve">    active_sessions.add(1, labels)</w:t>
        <w:br w:type="textWrapping"/>
        <w:t xml:space="preserve">    start = time.monotonic()</w:t>
        <w:br w:type="textWrapping"/>
        <w:t xml:space="preserve">    try:</w:t>
        <w:br w:type="textWrapping"/>
        <w:t xml:space="preserve">        result = await _do_llm_work(session_id, envelope)</w:t>
        <w:br w:type="textWrapping"/>
        <w:t xml:space="preserve">        request_counter.add(1, {**labels, "status": "ok"})</w:t>
        <w:br w:type="textWrapping"/>
        <w:t xml:space="preserve">        request_duration.record((time.monotonic() - start) * 1000, labels)</w:t>
        <w:br w:type="textWrapping"/>
        <w:t xml:space="preserve">        return result</w:t>
        <w:br w:type="textWrapping"/>
        <w:t xml:space="preserve">    except Exception as exc:</w:t>
        <w:br w:type="textWrapping"/>
        <w:t xml:space="preserve">        request_counter.add(1, {**labels, "status": "error"})</w:t>
        <w:br w:type="textWrapping"/>
        <w:t xml:space="preserve">        request_duration.record((time.monotonic() - start) * 1000, labels)</w:t>
        <w:br w:type="textWrapping"/>
        <w:t xml:space="preserve">        error_counter.add(1, {**labels, "error_type": "internal"})</w:t>
        <w:br w:type="textWrapping"/>
        <w:t xml:space="preserve">        raise</w:t>
        <w:br w:type="textWrapping"/>
        <w:t xml:space="preserve">    finally:</w:t>
        <w:br w:type="textWrapping"/>
        <w:t xml:space="preserve">        active_sessions.add(-1, labels)</w:t>
        <w:br w:type="textWrapping"/>
        <w:br w:type="textWrapping"/>
        <w:t>@observe(name="llm_call")</w:t>
        <w:br w:type="textWrapping"/>
        <w:t>async def _do_llm_work(session_id: str, envelope: dict):</w:t>
        <w:br w:type="textWrapping"/>
        <w:t xml:space="preserve">    langfuse_context.update_current_trace(</w:t>
        <w:br w:type="textWrapping"/>
        <w:t xml:space="preserve">        session_id=session_id,</w:t>
        <w:br w:type="textWrapping"/>
        <w:t xml:space="preserve">        metadata={"kio.id": KIO_ID, "session.id": session_id},</w:t>
        <w:br w:type="textWrapping"/>
        <w:t xml:space="preserve">    )</w:t>
        <w:br w:type="textWrapping"/>
        <w:t xml:space="preserve">    # LLM completion call goes here ...</w:t>
      </w:r>
    </w:p>
    <w:p w14:paraId="1B000075">
      <w:pPr>
        <w:rPr>
          <w:ins w:id="9314" w:author="Claude" w:date="2026-09-13T00:00:00Z"/>
        </w:rPr>
      </w:pPr>
    </w:p>
    <w:p w14:paraId="1B000073">
      <w:pPr>
        <w:rPr>
          <w:ins w:id="9310" w:author="Claude" w:date="2026-09-13T00:00:00Z"/>
        </w:rPr>
      </w:pPr>
      <w:ins w:id="9311" w:author="Claude" w:date="2026-09-13T00:00:00Z">
        <w:r>
          <w:rPr>
            <w:b/>
          </w:rPr>
          <w:t>D1.1 Project KPIs (informational)</w:t>
        </w:r>
      </w:ins>
    </w:p>
    <w:p w14:paraId="1B000074">
      <w:pPr>
        <w:rPr>
          <w:ins w:id="9312" w:author="Claude" w:date="2026-09-13T00:00:00Z"/>
        </w:rPr>
      </w:pPr>
      <w:ins w:id="9313" w:author="Claude" w:date="2026-09-13T00:00:00Z">
        <w:r>
          <w:t xml:space="preserve">Six KIO roles additionally report project-level KPIs from the D1.1 Project Management Handbook, on top of the 7 mandatory metrics in Section 5. These are self-service metrics (rule G7, not part of the mandatory set) — a KIO emits its row(s) below only when its KIO_REAL_KPI_ROLE environment variable matches the owning role; most KPI values are reported as a percentage of an SoTA baseline (100% = baseline).</w:t>
        </w:r>
      </w:ins>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3300"/>
        <w:gridCol w:w="1000"/>
        <w:gridCol w:w="700"/>
        <w:gridCol w:w="3511"/>
      </w:tblGrid>
      <w:tr w14:paraId="1B00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111" w:author="Claude" w:date="2026-09-13T00:00:00Z"/>
        </w:trPr>
        <w:tc>
          <w:tcPr>
            <w:tcW w:w="900" w:type="dxa"/>
          </w:tcPr>
          <w:p w14:paraId="1B000002">
            <w:pPr>
              <w:spacing w:line="240" w:lineRule="auto"/>
              <w:rPr>
                <w:ins w:id="9101" w:author="Claude" w:date="2026-09-13T00:00:00Z"/>
              </w:rPr>
            </w:pPr>
            <w:ins w:id="9102" w:author="Claude" w:date="2026-09-13T00:00:00Z">
              <w:r>
                <w:rPr>
                  <w:b/>
                  <w:sz w:val="18"/>
                </w:rPr>
                <w:t xml:space="preserve">KPI ID</w:t>
              </w:r>
            </w:ins>
          </w:p>
        </w:tc>
        <w:tc>
          <w:tcPr>
            <w:tcW w:w="3300" w:type="dxa"/>
          </w:tcPr>
          <w:p w14:paraId="1B000003">
            <w:pPr>
              <w:spacing w:line="240" w:lineRule="auto"/>
              <w:rPr>
                <w:ins w:id="9103" w:author="Claude" w:date="2026-09-13T00:00:00Z"/>
              </w:rPr>
            </w:pPr>
            <w:ins w:id="9104" w:author="Claude" w:date="2026-09-13T00:00:00Z">
              <w:r>
                <w:rPr>
                  <w:b/>
                  <w:sz w:val="18"/>
                </w:rPr>
                <w:t xml:space="preserve">Metric name (OTLP)</w:t>
              </w:r>
            </w:ins>
          </w:p>
        </w:tc>
        <w:tc>
          <w:tcPr>
            <w:tcW w:w="1000" w:type="dxa"/>
          </w:tcPr>
          <w:p w14:paraId="1B000004">
            <w:pPr>
              <w:spacing w:line="240" w:lineRule="auto"/>
              <w:rPr>
                <w:ins w:id="9105" w:author="Claude" w:date="2026-09-13T00:00:00Z"/>
              </w:rPr>
            </w:pPr>
            <w:ins w:id="9106" w:author="Claude" w:date="2026-09-13T00:00:00Z">
              <w:r>
                <w:rPr>
                  <w:b/>
                  <w:sz w:val="18"/>
                </w:rPr>
                <w:t xml:space="preserve">Type</w:t>
              </w:r>
            </w:ins>
          </w:p>
        </w:tc>
        <w:tc>
          <w:tcPr>
            <w:tcW w:w="700" w:type="dxa"/>
          </w:tcPr>
          <w:p w14:paraId="1B000005">
            <w:pPr>
              <w:spacing w:line="240" w:lineRule="auto"/>
              <w:rPr>
                <w:ins w:id="9107" w:author="Claude" w:date="2026-09-13T00:00:00Z"/>
              </w:rPr>
            </w:pPr>
            <w:ins w:id="9108" w:author="Claude" w:date="2026-09-13T00:00:00Z">
              <w:r>
                <w:rPr>
                  <w:b/>
                  <w:sz w:val="18"/>
                </w:rPr>
                <w:t xml:space="preserve">Unit</w:t>
              </w:r>
            </w:ins>
          </w:p>
        </w:tc>
        <w:tc>
          <w:tcPr>
            <w:tcW w:w="3511" w:type="dxa"/>
          </w:tcPr>
          <w:p w14:paraId="1B000006">
            <w:pPr>
              <w:spacing w:line="240" w:lineRule="auto"/>
              <w:rPr>
                <w:ins w:id="9109" w:author="Claude" w:date="2026-09-13T00:00:00Z"/>
              </w:rPr>
            </w:pPr>
            <w:ins w:id="9110" w:author="Claude" w:date="2026-09-13T00:00:00Z">
              <w:r>
                <w:rPr>
                  <w:b/>
                  <w:sz w:val="18"/>
                </w:rPr>
                <w:t xml:space="preserve">Reporting role (KIO_REAL_KPI_ROLE)</w:t>
              </w:r>
            </w:ins>
          </w:p>
        </w:tc>
      </w:tr>
      <w:tr w14:paraId="1B00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122" w:author="Claude" w:date="2026-09-13T00:00:00Z"/>
        </w:trPr>
        <w:tc>
          <w:tcPr>
            <w:tcW w:w="900" w:type="dxa"/>
          </w:tcPr>
          <w:p w14:paraId="1B000008">
            <w:pPr>
              <w:spacing w:line="240" w:lineRule="auto"/>
              <w:rPr>
                <w:ins w:id="9112" w:author="Claude" w:date="2026-09-13T00:00:00Z"/>
              </w:rPr>
            </w:pPr>
            <w:ins w:id="9113" w:author="Claude" w:date="2026-09-13T00:00:00Z">
              <w:r>
                <w:rPr>
                  <w:sz w:val="18"/>
                </w:rPr>
                <w:t xml:space="preserve">1.1</w:t>
              </w:r>
            </w:ins>
          </w:p>
        </w:tc>
        <w:tc>
          <w:tcPr>
            <w:tcW w:w="3300" w:type="dxa"/>
          </w:tcPr>
          <w:p w14:paraId="1B000009">
            <w:pPr>
              <w:spacing w:line="240" w:lineRule="auto"/>
              <w:rPr>
                <w:ins w:id="9114" w:author="Claude" w:date="2026-09-13T00:00:00Z"/>
              </w:rPr>
            </w:pPr>
            <w:ins w:id="9115" w:author="Claude" w:date="2026-09-13T00:00:00Z">
              <w:r>
                <w:rPr>
                  <w:rFonts w:ascii="Consolas" w:hAnsi="Consolas"/>
                  <w:sz w:val="17"/>
                </w:rPr>
                <w:t xml:space="preserve">kio.kpi.codegen_speed.pct_of_baseline</w:t>
              </w:r>
            </w:ins>
          </w:p>
        </w:tc>
        <w:tc>
          <w:tcPr>
            <w:tcW w:w="1000" w:type="dxa"/>
          </w:tcPr>
          <w:p w14:paraId="1B00000A">
            <w:pPr>
              <w:spacing w:line="240" w:lineRule="auto"/>
              <w:rPr>
                <w:ins w:id="9116" w:author="Claude" w:date="2026-09-13T00:00:00Z"/>
              </w:rPr>
            </w:pPr>
            <w:ins w:id="9117" w:author="Claude" w:date="2026-09-13T00:00:00Z">
              <w:r>
                <w:rPr>
                  <w:sz w:val="18"/>
                </w:rPr>
                <w:t xml:space="preserve">Histogram</w:t>
              </w:r>
            </w:ins>
          </w:p>
        </w:tc>
        <w:tc>
          <w:tcPr>
            <w:tcW w:w="700" w:type="dxa"/>
          </w:tcPr>
          <w:p w14:paraId="1B00000B">
            <w:pPr>
              <w:spacing w:line="240" w:lineRule="auto"/>
              <w:rPr>
                <w:ins w:id="9118" w:author="Claude" w:date="2026-09-13T00:00:00Z"/>
              </w:rPr>
            </w:pPr>
            <w:ins w:id="9119" w:author="Claude" w:date="2026-09-13T00:00:00Z">
              <w:r>
                <w:rPr>
                  <w:sz w:val="18"/>
                </w:rPr>
                <w:t xml:space="preserve">%</w:t>
              </w:r>
            </w:ins>
          </w:p>
        </w:tc>
        <w:tc>
          <w:tcPr>
            <w:tcW w:w="3511" w:type="dxa"/>
          </w:tcPr>
          <w:p w14:paraId="1B00000C">
            <w:pPr>
              <w:spacing w:line="240" w:lineRule="auto"/>
              <w:rPr>
                <w:ins w:id="9120" w:author="Claude" w:date="2026-09-13T00:00:00Z"/>
              </w:rPr>
            </w:pPr>
            <w:ins w:id="9121" w:author="Claude" w:date="2026-09-13T00:00:00Z">
              <w:r>
                <w:rPr>
                  <w:sz w:val="18"/>
                </w:rPr>
                <w:t xml:space="preserve">nlp-requirements, architecture-to-code</w:t>
              </w:r>
            </w:ins>
          </w:p>
        </w:tc>
      </w:tr>
      <w:tr w14:paraId="1B00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133" w:author="Claude" w:date="2026-09-13T00:00:00Z"/>
        </w:trPr>
        <w:tc>
          <w:tcPr>
            <w:tcW w:w="900" w:type="dxa"/>
          </w:tcPr>
          <w:p w14:paraId="1B00000E">
            <w:pPr>
              <w:spacing w:line="240" w:lineRule="auto"/>
              <w:rPr>
                <w:ins w:id="9123" w:author="Claude" w:date="2026-09-13T00:00:00Z"/>
              </w:rPr>
            </w:pPr>
            <w:ins w:id="9124" w:author="Claude" w:date="2026-09-13T00:00:00Z">
              <w:r>
                <w:rPr>
                  <w:sz w:val="18"/>
                </w:rPr>
                <w:t xml:space="preserve">1.2</w:t>
              </w:r>
            </w:ins>
          </w:p>
        </w:tc>
        <w:tc>
          <w:tcPr>
            <w:tcW w:w="3300" w:type="dxa"/>
          </w:tcPr>
          <w:p w14:paraId="1B00000F">
            <w:pPr>
              <w:spacing w:line="240" w:lineRule="auto"/>
              <w:rPr>
                <w:ins w:id="9125" w:author="Claude" w:date="2026-09-13T00:00:00Z"/>
              </w:rPr>
            </w:pPr>
            <w:ins w:id="9126" w:author="Claude" w:date="2026-09-13T00:00:00Z">
              <w:r>
                <w:rPr>
                  <w:rFonts w:ascii="Consolas" w:hAnsi="Consolas"/>
                  <w:sz w:val="17"/>
                </w:rPr>
                <w:t xml:space="preserve">kio.kpi.issue_resolution.pct_of_baseline</w:t>
              </w:r>
            </w:ins>
          </w:p>
        </w:tc>
        <w:tc>
          <w:tcPr>
            <w:tcW w:w="1000" w:type="dxa"/>
          </w:tcPr>
          <w:p w14:paraId="1B000010">
            <w:pPr>
              <w:spacing w:line="240" w:lineRule="auto"/>
              <w:rPr>
                <w:ins w:id="9127" w:author="Claude" w:date="2026-09-13T00:00:00Z"/>
              </w:rPr>
            </w:pPr>
            <w:ins w:id="9128" w:author="Claude" w:date="2026-09-13T00:00:00Z">
              <w:r>
                <w:rPr>
                  <w:sz w:val="18"/>
                </w:rPr>
                <w:t xml:space="preserve">Histogram</w:t>
              </w:r>
            </w:ins>
          </w:p>
        </w:tc>
        <w:tc>
          <w:tcPr>
            <w:tcW w:w="700" w:type="dxa"/>
          </w:tcPr>
          <w:p w14:paraId="1B000011">
            <w:pPr>
              <w:spacing w:line="240" w:lineRule="auto"/>
              <w:rPr>
                <w:ins w:id="9129" w:author="Claude" w:date="2026-09-13T00:00:00Z"/>
              </w:rPr>
            </w:pPr>
            <w:ins w:id="9130" w:author="Claude" w:date="2026-09-13T00:00:00Z">
              <w:r>
                <w:rPr>
                  <w:sz w:val="18"/>
                </w:rPr>
                <w:t xml:space="preserve">%</w:t>
              </w:r>
            </w:ins>
          </w:p>
        </w:tc>
        <w:tc>
          <w:tcPr>
            <w:tcW w:w="3511" w:type="dxa"/>
          </w:tcPr>
          <w:p w14:paraId="1B000012">
            <w:pPr>
              <w:spacing w:line="240" w:lineRule="auto"/>
              <w:rPr>
                <w:ins w:id="9131" w:author="Claude" w:date="2026-09-13T00:00:00Z"/>
              </w:rPr>
            </w:pPr>
            <w:ins w:id="9132" w:author="Claude" w:date="2026-09-13T00:00:00Z">
              <w:r>
                <w:rPr>
                  <w:sz w:val="18"/>
                </w:rPr>
                <w:t xml:space="preserve">bugfix</w:t>
              </w:r>
            </w:ins>
          </w:p>
        </w:tc>
      </w:tr>
      <w:tr w14:paraId="1B000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144" w:author="Claude" w:date="2026-09-13T00:00:00Z"/>
        </w:trPr>
        <w:tc>
          <w:tcPr>
            <w:tcW w:w="900" w:type="dxa"/>
          </w:tcPr>
          <w:p w14:paraId="1B000014">
            <w:pPr>
              <w:spacing w:line="240" w:lineRule="auto"/>
              <w:rPr>
                <w:ins w:id="9134" w:author="Claude" w:date="2026-09-13T00:00:00Z"/>
              </w:rPr>
            </w:pPr>
            <w:ins w:id="9135" w:author="Claude" w:date="2026-09-13T00:00:00Z">
              <w:r>
                <w:rPr>
                  <w:sz w:val="18"/>
                </w:rPr>
                <w:t xml:space="preserve">2.1</w:t>
              </w:r>
            </w:ins>
          </w:p>
        </w:tc>
        <w:tc>
          <w:tcPr>
            <w:tcW w:w="3300" w:type="dxa"/>
          </w:tcPr>
          <w:p w14:paraId="1B000015">
            <w:pPr>
              <w:spacing w:line="240" w:lineRule="auto"/>
              <w:rPr>
                <w:ins w:id="9136" w:author="Claude" w:date="2026-09-13T00:00:00Z"/>
              </w:rPr>
            </w:pPr>
            <w:ins w:id="9137" w:author="Claude" w:date="2026-09-13T00:00:00Z">
              <w:r>
                <w:rPr>
                  <w:rFonts w:ascii="Consolas" w:hAnsi="Consolas"/>
                  <w:sz w:val="17"/>
                </w:rPr>
                <w:t xml:space="preserve">kio.kpi.lifecycle_energy.pct_of_baseline</w:t>
              </w:r>
            </w:ins>
          </w:p>
        </w:tc>
        <w:tc>
          <w:tcPr>
            <w:tcW w:w="1000" w:type="dxa"/>
          </w:tcPr>
          <w:p w14:paraId="1B000016">
            <w:pPr>
              <w:spacing w:line="240" w:lineRule="auto"/>
              <w:rPr>
                <w:ins w:id="9138" w:author="Claude" w:date="2026-09-13T00:00:00Z"/>
              </w:rPr>
            </w:pPr>
            <w:ins w:id="9139" w:author="Claude" w:date="2026-09-13T00:00:00Z">
              <w:r>
                <w:rPr>
                  <w:sz w:val="18"/>
                </w:rPr>
                <w:t xml:space="preserve">Histogram</w:t>
              </w:r>
            </w:ins>
          </w:p>
        </w:tc>
        <w:tc>
          <w:tcPr>
            <w:tcW w:w="700" w:type="dxa"/>
          </w:tcPr>
          <w:p w14:paraId="1B000017">
            <w:pPr>
              <w:spacing w:line="240" w:lineRule="auto"/>
              <w:rPr>
                <w:ins w:id="9140" w:author="Claude" w:date="2026-09-13T00:00:00Z"/>
              </w:rPr>
            </w:pPr>
            <w:ins w:id="9141" w:author="Claude" w:date="2026-09-13T00:00:00Z">
              <w:r>
                <w:rPr>
                  <w:sz w:val="18"/>
                </w:rPr>
                <w:t xml:space="preserve">%</w:t>
              </w:r>
            </w:ins>
          </w:p>
        </w:tc>
        <w:tc>
          <w:tcPr>
            <w:tcW w:w="3511" w:type="dxa"/>
          </w:tcPr>
          <w:p w14:paraId="1B000018">
            <w:pPr>
              <w:spacing w:line="240" w:lineRule="auto"/>
              <w:rPr>
                <w:ins w:id="9142" w:author="Claude" w:date="2026-09-13T00:00:00Z"/>
              </w:rPr>
            </w:pPr>
            <w:ins w:id="9143" w:author="Claude" w:date="2026-09-13T00:00:00Z">
              <w:r>
                <w:rPr>
                  <w:sz w:val="18"/>
                </w:rPr>
                <w:t xml:space="preserve">green-deploy</w:t>
              </w:r>
            </w:ins>
          </w:p>
        </w:tc>
      </w:tr>
      <w:tr w14:paraId="1B000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155" w:author="Claude" w:date="2026-09-13T00:00:00Z"/>
        </w:trPr>
        <w:tc>
          <w:tcPr>
            <w:tcW w:w="900" w:type="dxa"/>
          </w:tcPr>
          <w:p w14:paraId="1B00001A">
            <w:pPr>
              <w:spacing w:line="240" w:lineRule="auto"/>
              <w:rPr>
                <w:ins w:id="9145" w:author="Claude" w:date="2026-09-13T00:00:00Z"/>
              </w:rPr>
            </w:pPr>
            <w:ins w:id="9146" w:author="Claude" w:date="2026-09-13T00:00:00Z">
              <w:r>
                <w:rPr>
                  <w:sz w:val="18"/>
                </w:rPr>
                <w:t xml:space="preserve">2.2</w:t>
              </w:r>
            </w:ins>
          </w:p>
        </w:tc>
        <w:tc>
          <w:tcPr>
            <w:tcW w:w="3300" w:type="dxa"/>
          </w:tcPr>
          <w:p w14:paraId="1B00001B">
            <w:pPr>
              <w:spacing w:line="240" w:lineRule="auto"/>
              <w:rPr>
                <w:ins w:id="9147" w:author="Claude" w:date="2026-09-13T00:00:00Z"/>
              </w:rPr>
            </w:pPr>
            <w:ins w:id="9148" w:author="Claude" w:date="2026-09-13T00:00:00Z">
              <w:r>
                <w:rPr>
                  <w:rFonts w:ascii="Consolas" w:hAnsi="Consolas"/>
                  <w:sz w:val="17"/>
                </w:rPr>
                <w:t xml:space="preserve">kio.kpi.deploy_energy_efficiency.pct_of_baseline</w:t>
              </w:r>
            </w:ins>
          </w:p>
        </w:tc>
        <w:tc>
          <w:tcPr>
            <w:tcW w:w="1000" w:type="dxa"/>
          </w:tcPr>
          <w:p w14:paraId="1B00001C">
            <w:pPr>
              <w:spacing w:line="240" w:lineRule="auto"/>
              <w:rPr>
                <w:ins w:id="9149" w:author="Claude" w:date="2026-09-13T00:00:00Z"/>
              </w:rPr>
            </w:pPr>
            <w:ins w:id="9150" w:author="Claude" w:date="2026-09-13T00:00:00Z">
              <w:r>
                <w:rPr>
                  <w:sz w:val="18"/>
                </w:rPr>
                <w:t xml:space="preserve">Histogram</w:t>
              </w:r>
            </w:ins>
          </w:p>
        </w:tc>
        <w:tc>
          <w:tcPr>
            <w:tcW w:w="700" w:type="dxa"/>
          </w:tcPr>
          <w:p w14:paraId="1B00001D">
            <w:pPr>
              <w:spacing w:line="240" w:lineRule="auto"/>
              <w:rPr>
                <w:ins w:id="9151" w:author="Claude" w:date="2026-09-13T00:00:00Z"/>
              </w:rPr>
            </w:pPr>
            <w:ins w:id="9152" w:author="Claude" w:date="2026-09-13T00:00:00Z">
              <w:r>
                <w:rPr>
                  <w:sz w:val="18"/>
                </w:rPr>
                <w:t xml:space="preserve">%</w:t>
              </w:r>
            </w:ins>
          </w:p>
        </w:tc>
        <w:tc>
          <w:tcPr>
            <w:tcW w:w="3511" w:type="dxa"/>
          </w:tcPr>
          <w:p w14:paraId="1B00001E">
            <w:pPr>
              <w:spacing w:line="240" w:lineRule="auto"/>
              <w:rPr>
                <w:ins w:id="9153" w:author="Claude" w:date="2026-09-13T00:00:00Z"/>
              </w:rPr>
            </w:pPr>
            <w:ins w:id="9154" w:author="Claude" w:date="2026-09-13T00:00:00Z">
              <w:r>
                <w:rPr>
                  <w:sz w:val="18"/>
                </w:rPr>
                <w:t xml:space="preserve">green-deploy</w:t>
              </w:r>
            </w:ins>
          </w:p>
        </w:tc>
      </w:tr>
      <w:tr w14:paraId="1B00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166" w:author="Claude" w:date="2026-09-13T00:00:00Z"/>
        </w:trPr>
        <w:tc>
          <w:tcPr>
            <w:tcW w:w="900" w:type="dxa"/>
          </w:tcPr>
          <w:p w14:paraId="1B000020">
            <w:pPr>
              <w:spacing w:line="240" w:lineRule="auto"/>
              <w:rPr>
                <w:ins w:id="9156" w:author="Claude" w:date="2026-09-13T00:00:00Z"/>
              </w:rPr>
            </w:pPr>
            <w:ins w:id="9157" w:author="Claude" w:date="2026-09-13T00:00:00Z">
              <w:r>
                <w:rPr>
                  <w:sz w:val="18"/>
                </w:rPr>
                <w:t xml:space="preserve">3.1</w:t>
              </w:r>
            </w:ins>
          </w:p>
        </w:tc>
        <w:tc>
          <w:tcPr>
            <w:tcW w:w="3300" w:type="dxa"/>
          </w:tcPr>
          <w:p w14:paraId="1B000021">
            <w:pPr>
              <w:spacing w:line="240" w:lineRule="auto"/>
              <w:rPr>
                <w:ins w:id="9158" w:author="Claude" w:date="2026-09-13T00:00:00Z"/>
              </w:rPr>
            </w:pPr>
            <w:ins w:id="9159" w:author="Claude" w:date="2026-09-13T00:00:00Z">
              <w:r>
                <w:rPr>
                  <w:rFonts w:ascii="Consolas" w:hAnsi="Consolas"/>
                  <w:sz w:val="17"/>
                </w:rPr>
                <w:t xml:space="preserve">kio.kpi.code_quality.pct_of_baseline</w:t>
              </w:r>
            </w:ins>
          </w:p>
        </w:tc>
        <w:tc>
          <w:tcPr>
            <w:tcW w:w="1000" w:type="dxa"/>
          </w:tcPr>
          <w:p w14:paraId="1B000022">
            <w:pPr>
              <w:spacing w:line="240" w:lineRule="auto"/>
              <w:rPr>
                <w:ins w:id="9160" w:author="Claude" w:date="2026-09-13T00:00:00Z"/>
              </w:rPr>
            </w:pPr>
            <w:ins w:id="9161" w:author="Claude" w:date="2026-09-13T00:00:00Z">
              <w:r>
                <w:rPr>
                  <w:sz w:val="18"/>
                </w:rPr>
                <w:t xml:space="preserve">Histogram</w:t>
              </w:r>
            </w:ins>
          </w:p>
        </w:tc>
        <w:tc>
          <w:tcPr>
            <w:tcW w:w="700" w:type="dxa"/>
          </w:tcPr>
          <w:p w14:paraId="1B000023">
            <w:pPr>
              <w:spacing w:line="240" w:lineRule="auto"/>
              <w:rPr>
                <w:ins w:id="9162" w:author="Claude" w:date="2026-09-13T00:00:00Z"/>
              </w:rPr>
            </w:pPr>
            <w:ins w:id="9163" w:author="Claude" w:date="2026-09-13T00:00:00Z">
              <w:r>
                <w:rPr>
                  <w:sz w:val="18"/>
                </w:rPr>
                <w:t xml:space="preserve">%</w:t>
              </w:r>
            </w:ins>
          </w:p>
        </w:tc>
        <w:tc>
          <w:tcPr>
            <w:tcW w:w="3511" w:type="dxa"/>
          </w:tcPr>
          <w:p w14:paraId="1B000024">
            <w:pPr>
              <w:spacing w:line="240" w:lineRule="auto"/>
              <w:rPr>
                <w:ins w:id="9164" w:author="Claude" w:date="2026-09-13T00:00:00Z"/>
              </w:rPr>
            </w:pPr>
            <w:ins w:id="9165" w:author="Claude" w:date="2026-09-13T00:00:00Z">
              <w:r>
                <w:rPr>
                  <w:sz w:val="18"/>
                </w:rPr>
                <w:t xml:space="preserve">nlp-requirements, architecture-to-code</w:t>
              </w:r>
            </w:ins>
          </w:p>
        </w:tc>
      </w:tr>
      <w:tr w14:paraId="1B000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177" w:author="Claude" w:date="2026-09-13T00:00:00Z"/>
        </w:trPr>
        <w:tc>
          <w:tcPr>
            <w:tcW w:w="900" w:type="dxa"/>
          </w:tcPr>
          <w:p w14:paraId="1B000026">
            <w:pPr>
              <w:spacing w:line="240" w:lineRule="auto"/>
              <w:rPr>
                <w:ins w:id="9167" w:author="Claude" w:date="2026-09-13T00:00:00Z"/>
              </w:rPr>
            </w:pPr>
            <w:ins w:id="9168" w:author="Claude" w:date="2026-09-13T00:00:00Z">
              <w:r>
                <w:rPr>
                  <w:sz w:val="18"/>
                </w:rPr>
                <w:t xml:space="preserve">3.2</w:t>
              </w:r>
            </w:ins>
          </w:p>
        </w:tc>
        <w:tc>
          <w:tcPr>
            <w:tcW w:w="3300" w:type="dxa"/>
          </w:tcPr>
          <w:p w14:paraId="1B000027">
            <w:pPr>
              <w:spacing w:line="240" w:lineRule="auto"/>
              <w:rPr>
                <w:ins w:id="9169" w:author="Claude" w:date="2026-09-13T00:00:00Z"/>
              </w:rPr>
            </w:pPr>
            <w:ins w:id="9170" w:author="Claude" w:date="2026-09-13T00:00:00Z">
              <w:r>
                <w:rPr>
                  <w:rFonts w:ascii="Consolas" w:hAnsi="Consolas"/>
                  <w:sz w:val="17"/>
                </w:rPr>
                <w:t xml:space="preserve">kio.kpi.review_score.pct_of_baseline</w:t>
              </w:r>
            </w:ins>
          </w:p>
        </w:tc>
        <w:tc>
          <w:tcPr>
            <w:tcW w:w="1000" w:type="dxa"/>
          </w:tcPr>
          <w:p w14:paraId="1B000028">
            <w:pPr>
              <w:spacing w:line="240" w:lineRule="auto"/>
              <w:rPr>
                <w:ins w:id="9171" w:author="Claude" w:date="2026-09-13T00:00:00Z"/>
              </w:rPr>
            </w:pPr>
            <w:ins w:id="9172" w:author="Claude" w:date="2026-09-13T00:00:00Z">
              <w:r>
                <w:rPr>
                  <w:sz w:val="18"/>
                </w:rPr>
                <w:t xml:space="preserve">Histogram</w:t>
              </w:r>
            </w:ins>
          </w:p>
        </w:tc>
        <w:tc>
          <w:tcPr>
            <w:tcW w:w="700" w:type="dxa"/>
          </w:tcPr>
          <w:p w14:paraId="1B000029">
            <w:pPr>
              <w:spacing w:line="240" w:lineRule="auto"/>
              <w:rPr>
                <w:ins w:id="9173" w:author="Claude" w:date="2026-09-13T00:00:00Z"/>
              </w:rPr>
            </w:pPr>
            <w:ins w:id="9174" w:author="Claude" w:date="2026-09-13T00:00:00Z">
              <w:r>
                <w:rPr>
                  <w:sz w:val="18"/>
                </w:rPr>
                <w:t xml:space="preserve">%</w:t>
              </w:r>
            </w:ins>
          </w:p>
        </w:tc>
        <w:tc>
          <w:tcPr>
            <w:tcW w:w="3511" w:type="dxa"/>
          </w:tcPr>
          <w:p w14:paraId="1B00002A">
            <w:pPr>
              <w:spacing w:line="240" w:lineRule="auto"/>
              <w:rPr>
                <w:ins w:id="9175" w:author="Claude" w:date="2026-09-13T00:00:00Z"/>
              </w:rPr>
            </w:pPr>
            <w:ins w:id="9176" w:author="Claude" w:date="2026-09-13T00:00:00Z">
              <w:r>
                <w:rPr>
                  <w:sz w:val="18"/>
                </w:rPr>
                <w:t xml:space="preserve">architecture-to-code</w:t>
              </w:r>
            </w:ins>
          </w:p>
        </w:tc>
      </w:tr>
      <w:tr w14:paraId="1B00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188" w:author="Claude" w:date="2026-09-13T00:00:00Z"/>
        </w:trPr>
        <w:tc>
          <w:tcPr>
            <w:tcW w:w="900" w:type="dxa"/>
          </w:tcPr>
          <w:p w14:paraId="1B00002C">
            <w:pPr>
              <w:spacing w:line="240" w:lineRule="auto"/>
              <w:rPr>
                <w:ins w:id="9178" w:author="Claude" w:date="2026-09-13T00:00:00Z"/>
              </w:rPr>
            </w:pPr>
            <w:ins w:id="9179" w:author="Claude" w:date="2026-09-13T00:00:00Z">
              <w:r>
                <w:rPr>
                  <w:sz w:val="18"/>
                </w:rPr>
                <w:t xml:space="preserve">4.1</w:t>
              </w:r>
            </w:ins>
          </w:p>
        </w:tc>
        <w:tc>
          <w:tcPr>
            <w:tcW w:w="3300" w:type="dxa"/>
          </w:tcPr>
          <w:p w14:paraId="1B00002D">
            <w:pPr>
              <w:spacing w:line="240" w:lineRule="auto"/>
              <w:rPr>
                <w:ins w:id="9180" w:author="Claude" w:date="2026-09-13T00:00:00Z"/>
              </w:rPr>
            </w:pPr>
            <w:ins w:id="9181" w:author="Claude" w:date="2026-09-13T00:00:00Z">
              <w:r>
                <w:rPr>
                  <w:rFonts w:ascii="Consolas" w:hAnsi="Consolas"/>
                  <w:sz w:val="17"/>
                </w:rPr>
                <w:t xml:space="preserve">kio.kpi.dev_productivity.pct_of_baseline</w:t>
              </w:r>
            </w:ins>
          </w:p>
        </w:tc>
        <w:tc>
          <w:tcPr>
            <w:tcW w:w="1000" w:type="dxa"/>
          </w:tcPr>
          <w:p w14:paraId="1B00002E">
            <w:pPr>
              <w:spacing w:line="240" w:lineRule="auto"/>
              <w:rPr>
                <w:ins w:id="9182" w:author="Claude" w:date="2026-09-13T00:00:00Z"/>
              </w:rPr>
            </w:pPr>
            <w:ins w:id="9183" w:author="Claude" w:date="2026-09-13T00:00:00Z">
              <w:r>
                <w:rPr>
                  <w:sz w:val="18"/>
                </w:rPr>
                <w:t xml:space="preserve">Histogram</w:t>
              </w:r>
            </w:ins>
          </w:p>
        </w:tc>
        <w:tc>
          <w:tcPr>
            <w:tcW w:w="700" w:type="dxa"/>
          </w:tcPr>
          <w:p w14:paraId="1B00002F">
            <w:pPr>
              <w:spacing w:line="240" w:lineRule="auto"/>
              <w:rPr>
                <w:ins w:id="9184" w:author="Claude" w:date="2026-09-13T00:00:00Z"/>
              </w:rPr>
            </w:pPr>
            <w:ins w:id="9185" w:author="Claude" w:date="2026-09-13T00:00:00Z">
              <w:r>
                <w:rPr>
                  <w:sz w:val="18"/>
                </w:rPr>
                <w:t xml:space="preserve">%</w:t>
              </w:r>
            </w:ins>
          </w:p>
        </w:tc>
        <w:tc>
          <w:tcPr>
            <w:tcW w:w="3511" w:type="dxa"/>
          </w:tcPr>
          <w:p w14:paraId="1B000030">
            <w:pPr>
              <w:spacing w:line="240" w:lineRule="auto"/>
              <w:rPr>
                <w:ins w:id="9186" w:author="Claude" w:date="2026-09-13T00:00:00Z"/>
              </w:rPr>
            </w:pPr>
            <w:ins w:id="9187" w:author="Claude" w:date="2026-09-13T00:00:00Z">
              <w:r>
                <w:rPr>
                  <w:sz w:val="18"/>
                </w:rPr>
                <w:t xml:space="preserve">ai-sysdev</w:t>
              </w:r>
            </w:ins>
          </w:p>
        </w:tc>
      </w:tr>
      <w:tr w14:paraId="1B00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199" w:author="Claude" w:date="2026-09-13T00:00:00Z"/>
        </w:trPr>
        <w:tc>
          <w:tcPr>
            <w:tcW w:w="900" w:type="dxa"/>
          </w:tcPr>
          <w:p w14:paraId="1B000032">
            <w:pPr>
              <w:spacing w:line="240" w:lineRule="auto"/>
              <w:rPr>
                <w:ins w:id="9189" w:author="Claude" w:date="2026-09-13T00:00:00Z"/>
              </w:rPr>
            </w:pPr>
            <w:ins w:id="9190" w:author="Claude" w:date="2026-09-13T00:00:00Z">
              <w:r>
                <w:rPr>
                  <w:sz w:val="18"/>
                </w:rPr>
                <w:t xml:space="preserve">5.1</w:t>
              </w:r>
            </w:ins>
          </w:p>
        </w:tc>
        <w:tc>
          <w:tcPr>
            <w:tcW w:w="3300" w:type="dxa"/>
          </w:tcPr>
          <w:p w14:paraId="1B000033">
            <w:pPr>
              <w:spacing w:line="240" w:lineRule="auto"/>
              <w:rPr>
                <w:ins w:id="9191" w:author="Claude" w:date="2026-09-13T00:00:00Z"/>
              </w:rPr>
            </w:pPr>
            <w:ins w:id="9192" w:author="Claude" w:date="2026-09-13T00:00:00Z">
              <w:r>
                <w:rPr>
                  <w:rFonts w:ascii="Consolas" w:hAnsi="Consolas"/>
                  <w:sz w:val="17"/>
                </w:rPr>
                <w:t xml:space="preserve">kio.kpi.time_to_market.pct_of_baseline</w:t>
              </w:r>
            </w:ins>
          </w:p>
        </w:tc>
        <w:tc>
          <w:tcPr>
            <w:tcW w:w="1000" w:type="dxa"/>
          </w:tcPr>
          <w:p w14:paraId="1B000034">
            <w:pPr>
              <w:spacing w:line="240" w:lineRule="auto"/>
              <w:rPr>
                <w:ins w:id="9193" w:author="Claude" w:date="2026-09-13T00:00:00Z"/>
              </w:rPr>
            </w:pPr>
            <w:ins w:id="9194" w:author="Claude" w:date="2026-09-13T00:00:00Z">
              <w:r>
                <w:rPr>
                  <w:sz w:val="18"/>
                </w:rPr>
                <w:t xml:space="preserve">Histogram</w:t>
              </w:r>
            </w:ins>
          </w:p>
        </w:tc>
        <w:tc>
          <w:tcPr>
            <w:tcW w:w="700" w:type="dxa"/>
          </w:tcPr>
          <w:p w14:paraId="1B000035">
            <w:pPr>
              <w:spacing w:line="240" w:lineRule="auto"/>
              <w:rPr>
                <w:ins w:id="9195" w:author="Claude" w:date="2026-09-13T00:00:00Z"/>
              </w:rPr>
            </w:pPr>
            <w:ins w:id="9196" w:author="Claude" w:date="2026-09-13T00:00:00Z">
              <w:r>
                <w:rPr>
                  <w:sz w:val="18"/>
                </w:rPr>
                <w:t xml:space="preserve">%</w:t>
              </w:r>
            </w:ins>
          </w:p>
        </w:tc>
        <w:tc>
          <w:tcPr>
            <w:tcW w:w="3511" w:type="dxa"/>
          </w:tcPr>
          <w:p w14:paraId="1B000036">
            <w:pPr>
              <w:spacing w:line="240" w:lineRule="auto"/>
              <w:rPr>
                <w:ins w:id="9197" w:author="Claude" w:date="2026-09-13T00:00:00Z"/>
              </w:rPr>
            </w:pPr>
            <w:ins w:id="9198" w:author="Claude" w:date="2026-09-13T00:00:00Z">
              <w:r>
                <w:rPr>
                  <w:sz w:val="18"/>
                </w:rPr>
                <w:t xml:space="preserve">ai-sysdev</w:t>
              </w:r>
            </w:ins>
          </w:p>
        </w:tc>
      </w:tr>
      <w:tr w14:paraId="1B000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210" w:author="Claude" w:date="2026-09-13T00:00:00Z"/>
        </w:trPr>
        <w:tc>
          <w:tcPr>
            <w:tcW w:w="900" w:type="dxa"/>
          </w:tcPr>
          <w:p w14:paraId="1B000038">
            <w:pPr>
              <w:spacing w:line="240" w:lineRule="auto"/>
              <w:rPr>
                <w:ins w:id="9200" w:author="Claude" w:date="2026-09-13T00:00:00Z"/>
              </w:rPr>
            </w:pPr>
            <w:ins w:id="9201" w:author="Claude" w:date="2026-09-13T00:00:00Z">
              <w:r>
                <w:rPr>
                  <w:sz w:val="18"/>
                </w:rPr>
                <w:t xml:space="preserve">6.1</w:t>
              </w:r>
            </w:ins>
          </w:p>
        </w:tc>
        <w:tc>
          <w:tcPr>
            <w:tcW w:w="3300" w:type="dxa"/>
          </w:tcPr>
          <w:p w14:paraId="1B000039">
            <w:pPr>
              <w:spacing w:line="240" w:lineRule="auto"/>
              <w:rPr>
                <w:ins w:id="9202" w:author="Claude" w:date="2026-09-13T00:00:00Z"/>
              </w:rPr>
            </w:pPr>
            <w:ins w:id="9203" w:author="Claude" w:date="2026-09-13T00:00:00Z">
              <w:r>
                <w:rPr>
                  <w:rFonts w:ascii="Consolas" w:hAnsi="Consolas"/>
                  <w:sz w:val="17"/>
                </w:rPr>
                <w:t xml:space="preserve">kio.kpi.bugfix_time.pct_of_baseline</w:t>
              </w:r>
            </w:ins>
          </w:p>
        </w:tc>
        <w:tc>
          <w:tcPr>
            <w:tcW w:w="1000" w:type="dxa"/>
          </w:tcPr>
          <w:p w14:paraId="1B00003A">
            <w:pPr>
              <w:spacing w:line="240" w:lineRule="auto"/>
              <w:rPr>
                <w:ins w:id="9204" w:author="Claude" w:date="2026-09-13T00:00:00Z"/>
              </w:rPr>
            </w:pPr>
            <w:ins w:id="9205" w:author="Claude" w:date="2026-09-13T00:00:00Z">
              <w:r>
                <w:rPr>
                  <w:sz w:val="18"/>
                </w:rPr>
                <w:t xml:space="preserve">Histogram</w:t>
              </w:r>
            </w:ins>
          </w:p>
        </w:tc>
        <w:tc>
          <w:tcPr>
            <w:tcW w:w="700" w:type="dxa"/>
          </w:tcPr>
          <w:p w14:paraId="1B00003B">
            <w:pPr>
              <w:spacing w:line="240" w:lineRule="auto"/>
              <w:rPr>
                <w:ins w:id="9206" w:author="Claude" w:date="2026-09-13T00:00:00Z"/>
              </w:rPr>
            </w:pPr>
            <w:ins w:id="9207" w:author="Claude" w:date="2026-09-13T00:00:00Z">
              <w:r>
                <w:rPr>
                  <w:sz w:val="18"/>
                </w:rPr>
                <w:t xml:space="preserve">%</w:t>
              </w:r>
            </w:ins>
          </w:p>
        </w:tc>
        <w:tc>
          <w:tcPr>
            <w:tcW w:w="3511" w:type="dxa"/>
          </w:tcPr>
          <w:p w14:paraId="1B00003C">
            <w:pPr>
              <w:spacing w:line="240" w:lineRule="auto"/>
              <w:rPr>
                <w:ins w:id="9208" w:author="Claude" w:date="2026-09-13T00:00:00Z"/>
              </w:rPr>
            </w:pPr>
            <w:ins w:id="9209" w:author="Claude" w:date="2026-09-13T00:00:00Z">
              <w:r>
                <w:rPr>
                  <w:sz w:val="18"/>
                </w:rPr>
                <w:t xml:space="preserve">bugfix</w:t>
              </w:r>
            </w:ins>
          </w:p>
        </w:tc>
      </w:tr>
      <w:tr w14:paraId="1B00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221" w:author="Claude" w:date="2026-09-13T00:00:00Z"/>
        </w:trPr>
        <w:tc>
          <w:tcPr>
            <w:tcW w:w="900" w:type="dxa"/>
          </w:tcPr>
          <w:p w14:paraId="1B00003E">
            <w:pPr>
              <w:spacing w:line="240" w:lineRule="auto"/>
              <w:rPr>
                <w:ins w:id="9211" w:author="Claude" w:date="2026-09-13T00:00:00Z"/>
              </w:rPr>
            </w:pPr>
            <w:ins w:id="9212" w:author="Claude" w:date="2026-09-13T00:00:00Z">
              <w:r>
                <w:rPr>
                  <w:sz w:val="18"/>
                </w:rPr>
                <w:t xml:space="preserve">6.2</w:t>
              </w:r>
            </w:ins>
          </w:p>
        </w:tc>
        <w:tc>
          <w:tcPr>
            <w:tcW w:w="3300" w:type="dxa"/>
          </w:tcPr>
          <w:p w14:paraId="1B00003F">
            <w:pPr>
              <w:spacing w:line="240" w:lineRule="auto"/>
              <w:rPr>
                <w:ins w:id="9213" w:author="Claude" w:date="2026-09-13T00:00:00Z"/>
              </w:rPr>
            </w:pPr>
            <w:ins w:id="9214" w:author="Claude" w:date="2026-09-13T00:00:00Z">
              <w:r>
                <w:rPr>
                  <w:rFonts w:ascii="Consolas" w:hAnsi="Consolas"/>
                  <w:sz w:val="17"/>
                </w:rPr>
                <w:t xml:space="preserve">kio.kpi.customer_reported_issues.pct_of_baseline</w:t>
              </w:r>
            </w:ins>
          </w:p>
        </w:tc>
        <w:tc>
          <w:tcPr>
            <w:tcW w:w="1000" w:type="dxa"/>
          </w:tcPr>
          <w:p w14:paraId="1B000040">
            <w:pPr>
              <w:spacing w:line="240" w:lineRule="auto"/>
              <w:rPr>
                <w:ins w:id="9215" w:author="Claude" w:date="2026-09-13T00:00:00Z"/>
              </w:rPr>
            </w:pPr>
            <w:ins w:id="9216" w:author="Claude" w:date="2026-09-13T00:00:00Z">
              <w:r>
                <w:rPr>
                  <w:sz w:val="18"/>
                </w:rPr>
                <w:t xml:space="preserve">Histogram</w:t>
              </w:r>
            </w:ins>
          </w:p>
        </w:tc>
        <w:tc>
          <w:tcPr>
            <w:tcW w:w="700" w:type="dxa"/>
          </w:tcPr>
          <w:p w14:paraId="1B000041">
            <w:pPr>
              <w:spacing w:line="240" w:lineRule="auto"/>
              <w:rPr>
                <w:ins w:id="9217" w:author="Claude" w:date="2026-09-13T00:00:00Z"/>
              </w:rPr>
            </w:pPr>
            <w:ins w:id="9218" w:author="Claude" w:date="2026-09-13T00:00:00Z">
              <w:r>
                <w:rPr>
                  <w:sz w:val="18"/>
                </w:rPr>
                <w:t xml:space="preserve">%</w:t>
              </w:r>
            </w:ins>
          </w:p>
        </w:tc>
        <w:tc>
          <w:tcPr>
            <w:tcW w:w="3511" w:type="dxa"/>
          </w:tcPr>
          <w:p w14:paraId="1B000042">
            <w:pPr>
              <w:spacing w:line="240" w:lineRule="auto"/>
              <w:rPr>
                <w:ins w:id="9219" w:author="Claude" w:date="2026-09-13T00:00:00Z"/>
              </w:rPr>
            </w:pPr>
            <w:ins w:id="9220" w:author="Claude" w:date="2026-09-13T00:00:00Z">
              <w:r>
                <w:rPr>
                  <w:sz w:val="18"/>
                </w:rPr>
                <w:t xml:space="preserve">bugfix</w:t>
              </w:r>
            </w:ins>
          </w:p>
        </w:tc>
      </w:tr>
      <w:tr w14:paraId="1B000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232" w:author="Claude" w:date="2026-09-13T00:00:00Z"/>
        </w:trPr>
        <w:tc>
          <w:tcPr>
            <w:tcW w:w="900" w:type="dxa"/>
          </w:tcPr>
          <w:p w14:paraId="1B000044">
            <w:pPr>
              <w:spacing w:line="240" w:lineRule="auto"/>
              <w:rPr>
                <w:ins w:id="9222" w:author="Claude" w:date="2026-09-13T00:00:00Z"/>
              </w:rPr>
            </w:pPr>
            <w:ins w:id="9223" w:author="Claude" w:date="2026-09-13T00:00:00Z">
              <w:r>
                <w:rPr>
                  <w:sz w:val="18"/>
                </w:rPr>
                <w:t xml:space="preserve">7.1</w:t>
              </w:r>
            </w:ins>
          </w:p>
        </w:tc>
        <w:tc>
          <w:tcPr>
            <w:tcW w:w="3300" w:type="dxa"/>
          </w:tcPr>
          <w:p w14:paraId="1B000045">
            <w:pPr>
              <w:spacing w:line="240" w:lineRule="auto"/>
              <w:rPr>
                <w:ins w:id="9224" w:author="Claude" w:date="2026-09-13T00:00:00Z"/>
              </w:rPr>
            </w:pPr>
            <w:ins w:id="9225" w:author="Claude" w:date="2026-09-13T00:00:00Z">
              <w:r>
                <w:rPr>
                  <w:rFonts w:ascii="Consolas" w:hAnsi="Consolas"/>
                  <w:sz w:val="17"/>
                </w:rPr>
                <w:t xml:space="preserve">kio.kpi.annual_cost.pct_of_baseline</w:t>
              </w:r>
            </w:ins>
          </w:p>
        </w:tc>
        <w:tc>
          <w:tcPr>
            <w:tcW w:w="1000" w:type="dxa"/>
          </w:tcPr>
          <w:p w14:paraId="1B000046">
            <w:pPr>
              <w:spacing w:line="240" w:lineRule="auto"/>
              <w:rPr>
                <w:ins w:id="9226" w:author="Claude" w:date="2026-09-13T00:00:00Z"/>
              </w:rPr>
            </w:pPr>
            <w:ins w:id="9227" w:author="Claude" w:date="2026-09-13T00:00:00Z">
              <w:r>
                <w:rPr>
                  <w:sz w:val="18"/>
                </w:rPr>
                <w:t xml:space="preserve">Histogram</w:t>
              </w:r>
            </w:ins>
          </w:p>
        </w:tc>
        <w:tc>
          <w:tcPr>
            <w:tcW w:w="700" w:type="dxa"/>
          </w:tcPr>
          <w:p w14:paraId="1B000047">
            <w:pPr>
              <w:spacing w:line="240" w:lineRule="auto"/>
              <w:rPr>
                <w:ins w:id="9228" w:author="Claude" w:date="2026-09-13T00:00:00Z"/>
              </w:rPr>
            </w:pPr>
            <w:ins w:id="9229" w:author="Claude" w:date="2026-09-13T00:00:00Z">
              <w:r>
                <w:rPr>
                  <w:sz w:val="18"/>
                </w:rPr>
                <w:t xml:space="preserve">%</w:t>
              </w:r>
            </w:ins>
          </w:p>
        </w:tc>
        <w:tc>
          <w:tcPr>
            <w:tcW w:w="3511" w:type="dxa"/>
          </w:tcPr>
          <w:p w14:paraId="1B000048">
            <w:pPr>
              <w:spacing w:line="240" w:lineRule="auto"/>
              <w:rPr>
                <w:ins w:id="9230" w:author="Claude" w:date="2026-09-13T00:00:00Z"/>
              </w:rPr>
            </w:pPr>
            <w:ins w:id="9231" w:author="Claude" w:date="2026-09-13T00:00:00Z">
              <w:r>
                <w:rPr>
                  <w:sz w:val="18"/>
                </w:rPr>
                <w:t xml:space="preserve">ai-sysdev</w:t>
              </w:r>
            </w:ins>
          </w:p>
        </w:tc>
      </w:tr>
      <w:tr w14:paraId="1B00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243" w:author="Claude" w:date="2026-09-13T00:00:00Z"/>
        </w:trPr>
        <w:tc>
          <w:tcPr>
            <w:tcW w:w="900" w:type="dxa"/>
          </w:tcPr>
          <w:p w14:paraId="1B00004A">
            <w:pPr>
              <w:spacing w:line="240" w:lineRule="auto"/>
              <w:rPr>
                <w:ins w:id="9233" w:author="Claude" w:date="2026-09-13T00:00:00Z"/>
              </w:rPr>
            </w:pPr>
            <w:ins w:id="9234" w:author="Claude" w:date="2026-09-13T00:00:00Z">
              <w:r>
                <w:rPr>
                  <w:sz w:val="18"/>
                </w:rPr>
                <w:t xml:space="preserve">8.1</w:t>
              </w:r>
            </w:ins>
          </w:p>
        </w:tc>
        <w:tc>
          <w:tcPr>
            <w:tcW w:w="3300" w:type="dxa"/>
          </w:tcPr>
          <w:p w14:paraId="1B00004B">
            <w:pPr>
              <w:spacing w:line="240" w:lineRule="auto"/>
              <w:rPr>
                <w:ins w:id="9235" w:author="Claude" w:date="2026-09-13T00:00:00Z"/>
              </w:rPr>
            </w:pPr>
            <w:ins w:id="9236" w:author="Claude" w:date="2026-09-13T00:00:00Z">
              <w:r>
                <w:rPr>
                  <w:rFonts w:ascii="Consolas" w:hAnsi="Consolas"/>
                  <w:sz w:val="17"/>
                </w:rPr>
                <w:t xml:space="preserve">kio.kpi.adoption_rate.pct</w:t>
              </w:r>
            </w:ins>
          </w:p>
        </w:tc>
        <w:tc>
          <w:tcPr>
            <w:tcW w:w="1000" w:type="dxa"/>
          </w:tcPr>
          <w:p w14:paraId="1B00004C">
            <w:pPr>
              <w:spacing w:line="240" w:lineRule="auto"/>
              <w:rPr>
                <w:ins w:id="9237" w:author="Claude" w:date="2026-09-13T00:00:00Z"/>
              </w:rPr>
            </w:pPr>
            <w:ins w:id="9238" w:author="Claude" w:date="2026-09-13T00:00:00Z">
              <w:r>
                <w:rPr>
                  <w:sz w:val="18"/>
                </w:rPr>
                <w:t xml:space="preserve">Histogram</w:t>
              </w:r>
            </w:ins>
          </w:p>
        </w:tc>
        <w:tc>
          <w:tcPr>
            <w:tcW w:w="700" w:type="dxa"/>
          </w:tcPr>
          <w:p w14:paraId="1B00004D">
            <w:pPr>
              <w:spacing w:line="240" w:lineRule="auto"/>
              <w:rPr>
                <w:ins w:id="9239" w:author="Claude" w:date="2026-09-13T00:00:00Z"/>
              </w:rPr>
            </w:pPr>
            <w:ins w:id="9240" w:author="Claude" w:date="2026-09-13T00:00:00Z">
              <w:r>
                <w:rPr>
                  <w:sz w:val="18"/>
                </w:rPr>
                <w:t xml:space="preserve">%</w:t>
              </w:r>
            </w:ins>
          </w:p>
        </w:tc>
        <w:tc>
          <w:tcPr>
            <w:tcW w:w="3511" w:type="dxa"/>
          </w:tcPr>
          <w:p w14:paraId="1B00004E">
            <w:pPr>
              <w:spacing w:line="240" w:lineRule="auto"/>
              <w:rPr>
                <w:ins w:id="9241" w:author="Claude" w:date="2026-09-13T00:00:00Z"/>
              </w:rPr>
            </w:pPr>
            <w:ins w:id="9242" w:author="Claude" w:date="2026-09-13T00:00:00Z">
              <w:r>
                <w:rPr>
                  <w:sz w:val="18"/>
                </w:rPr>
                <w:t xml:space="preserve">adoption</w:t>
              </w:r>
            </w:ins>
          </w:p>
        </w:tc>
      </w:tr>
      <w:tr w14:paraId="1B00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254" w:author="Claude" w:date="2026-09-13T00:00:00Z"/>
        </w:trPr>
        <w:tc>
          <w:tcPr>
            <w:tcW w:w="900" w:type="dxa"/>
          </w:tcPr>
          <w:p w14:paraId="1B000050">
            <w:pPr>
              <w:spacing w:line="240" w:lineRule="auto"/>
              <w:rPr>
                <w:ins w:id="9244" w:author="Claude" w:date="2026-09-13T00:00:00Z"/>
              </w:rPr>
            </w:pPr>
            <w:ins w:id="9245" w:author="Claude" w:date="2026-09-13T00:00:00Z">
              <w:r>
                <w:rPr>
                  <w:sz w:val="18"/>
                </w:rPr>
                <w:t xml:space="preserve">8.2</w:t>
              </w:r>
            </w:ins>
          </w:p>
        </w:tc>
        <w:tc>
          <w:tcPr>
            <w:tcW w:w="3300" w:type="dxa"/>
          </w:tcPr>
          <w:p w14:paraId="1B000051">
            <w:pPr>
              <w:spacing w:line="240" w:lineRule="auto"/>
              <w:rPr>
                <w:ins w:id="9246" w:author="Claude" w:date="2026-09-13T00:00:00Z"/>
              </w:rPr>
            </w:pPr>
            <w:ins w:id="9247" w:author="Claude" w:date="2026-09-13T00:00:00Z">
              <w:r>
                <w:rPr>
                  <w:rFonts w:ascii="Consolas" w:hAnsi="Consolas"/>
                  <w:sz w:val="17"/>
                </w:rPr>
                <w:t xml:space="preserve">kio.kpi.active_usage.pct</w:t>
              </w:r>
            </w:ins>
          </w:p>
        </w:tc>
        <w:tc>
          <w:tcPr>
            <w:tcW w:w="1000" w:type="dxa"/>
          </w:tcPr>
          <w:p w14:paraId="1B000052">
            <w:pPr>
              <w:spacing w:line="240" w:lineRule="auto"/>
              <w:rPr>
                <w:ins w:id="9248" w:author="Claude" w:date="2026-09-13T00:00:00Z"/>
              </w:rPr>
            </w:pPr>
            <w:ins w:id="9249" w:author="Claude" w:date="2026-09-13T00:00:00Z">
              <w:r>
                <w:rPr>
                  <w:sz w:val="18"/>
                </w:rPr>
                <w:t xml:space="preserve">Histogram</w:t>
              </w:r>
            </w:ins>
          </w:p>
        </w:tc>
        <w:tc>
          <w:tcPr>
            <w:tcW w:w="700" w:type="dxa"/>
          </w:tcPr>
          <w:p w14:paraId="1B000053">
            <w:pPr>
              <w:spacing w:line="240" w:lineRule="auto"/>
              <w:rPr>
                <w:ins w:id="9250" w:author="Claude" w:date="2026-09-13T00:00:00Z"/>
              </w:rPr>
            </w:pPr>
            <w:ins w:id="9251" w:author="Claude" w:date="2026-09-13T00:00:00Z">
              <w:r>
                <w:rPr>
                  <w:sz w:val="18"/>
                </w:rPr>
                <w:t xml:space="preserve">%</w:t>
              </w:r>
            </w:ins>
          </w:p>
        </w:tc>
        <w:tc>
          <w:tcPr>
            <w:tcW w:w="3511" w:type="dxa"/>
          </w:tcPr>
          <w:p w14:paraId="1B000054">
            <w:pPr>
              <w:spacing w:line="240" w:lineRule="auto"/>
              <w:rPr>
                <w:ins w:id="9252" w:author="Claude" w:date="2026-09-13T00:00:00Z"/>
              </w:rPr>
            </w:pPr>
            <w:ins w:id="9253" w:author="Claude" w:date="2026-09-13T00:00:00Z">
              <w:r>
                <w:rPr>
                  <w:sz w:val="18"/>
                </w:rPr>
                <w:t xml:space="preserve">adoption</w:t>
              </w:r>
            </w:ins>
          </w:p>
        </w:tc>
      </w:tr>
      <w:tr w14:paraId="1B00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265" w:author="Claude" w:date="2026-09-13T00:00:00Z"/>
        </w:trPr>
        <w:tc>
          <w:tcPr>
            <w:tcW w:w="900" w:type="dxa"/>
          </w:tcPr>
          <w:p w14:paraId="1B000056">
            <w:pPr>
              <w:spacing w:line="240" w:lineRule="auto"/>
              <w:rPr>
                <w:ins w:id="9255" w:author="Claude" w:date="2026-09-13T00:00:00Z"/>
              </w:rPr>
            </w:pPr>
            <w:ins w:id="9256" w:author="Claude" w:date="2026-09-13T00:00:00Z">
              <w:r>
                <w:rPr>
                  <w:sz w:val="18"/>
                </w:rPr>
                <w:t xml:space="preserve">8.2</w:t>
              </w:r>
            </w:ins>
          </w:p>
        </w:tc>
        <w:tc>
          <w:tcPr>
            <w:tcW w:w="3300" w:type="dxa"/>
          </w:tcPr>
          <w:p w14:paraId="1B000057">
            <w:pPr>
              <w:spacing w:line="240" w:lineRule="auto"/>
              <w:rPr>
                <w:ins w:id="9257" w:author="Claude" w:date="2026-09-13T00:00:00Z"/>
              </w:rPr>
            </w:pPr>
            <w:ins w:id="9258" w:author="Claude" w:date="2026-09-13T00:00:00Z">
              <w:r>
                <w:rPr>
                  <w:rFonts w:ascii="Consolas" w:hAnsi="Consolas"/>
                  <w:sz w:val="17"/>
                </w:rPr>
                <w:t xml:space="preserve">kio.kpi.satisfaction.mos</w:t>
              </w:r>
            </w:ins>
          </w:p>
        </w:tc>
        <w:tc>
          <w:tcPr>
            <w:tcW w:w="1000" w:type="dxa"/>
          </w:tcPr>
          <w:p w14:paraId="1B000058">
            <w:pPr>
              <w:spacing w:line="240" w:lineRule="auto"/>
              <w:rPr>
                <w:ins w:id="9259" w:author="Claude" w:date="2026-09-13T00:00:00Z"/>
              </w:rPr>
            </w:pPr>
            <w:ins w:id="9260" w:author="Claude" w:date="2026-09-13T00:00:00Z">
              <w:r>
                <w:rPr>
                  <w:sz w:val="18"/>
                </w:rPr>
                <w:t xml:space="preserve">Histogram</w:t>
              </w:r>
            </w:ins>
          </w:p>
        </w:tc>
        <w:tc>
          <w:tcPr>
            <w:tcW w:w="700" w:type="dxa"/>
          </w:tcPr>
          <w:p w14:paraId="1B000059">
            <w:pPr>
              <w:spacing w:line="240" w:lineRule="auto"/>
              <w:rPr>
                <w:ins w:id="9261" w:author="Claude" w:date="2026-09-13T00:00:00Z"/>
              </w:rPr>
            </w:pPr>
            <w:ins w:id="9262" w:author="Claude" w:date="2026-09-13T00:00:00Z">
              <w:r>
                <w:rPr>
                  <w:sz w:val="18"/>
                </w:rPr>
                <w:t xml:space="preserve">1 (MOS 1–5)</w:t>
              </w:r>
            </w:ins>
          </w:p>
        </w:tc>
        <w:tc>
          <w:tcPr>
            <w:tcW w:w="3511" w:type="dxa"/>
          </w:tcPr>
          <w:p w14:paraId="1B00005A">
            <w:pPr>
              <w:spacing w:line="240" w:lineRule="auto"/>
              <w:rPr>
                <w:ins w:id="9263" w:author="Claude" w:date="2026-09-13T00:00:00Z"/>
              </w:rPr>
            </w:pPr>
            <w:ins w:id="9264" w:author="Claude" w:date="2026-09-13T00:00:00Z">
              <w:r>
                <w:rPr>
                  <w:sz w:val="18"/>
                </w:rPr>
                <w:t xml:space="preserve">adoption</w:t>
              </w:r>
            </w:ins>
          </w:p>
        </w:tc>
      </w:tr>
      <w:tr w14:paraId="1B00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276" w:author="Claude" w:date="2026-09-13T00:00:00Z"/>
        </w:trPr>
        <w:tc>
          <w:tcPr>
            <w:tcW w:w="900" w:type="dxa"/>
          </w:tcPr>
          <w:p w14:paraId="1B00005C">
            <w:pPr>
              <w:spacing w:line="240" w:lineRule="auto"/>
              <w:rPr>
                <w:ins w:id="9266" w:author="Claude" w:date="2026-09-13T00:00:00Z"/>
              </w:rPr>
            </w:pPr>
            <w:ins w:id="9267" w:author="Claude" w:date="2026-09-13T00:00:00Z">
              <w:r>
                <w:rPr>
                  <w:sz w:val="18"/>
                </w:rPr>
                <w:t xml:space="preserve">8.3</w:t>
              </w:r>
            </w:ins>
          </w:p>
        </w:tc>
        <w:tc>
          <w:tcPr>
            <w:tcW w:w="3300" w:type="dxa"/>
          </w:tcPr>
          <w:p w14:paraId="1B00005D">
            <w:pPr>
              <w:spacing w:line="240" w:lineRule="auto"/>
              <w:rPr>
                <w:ins w:id="9268" w:author="Claude" w:date="2026-09-13T00:00:00Z"/>
              </w:rPr>
            </w:pPr>
            <w:ins w:id="9269" w:author="Claude" w:date="2026-09-13T00:00:00Z">
              <w:r>
                <w:rPr>
                  <w:rFonts w:ascii="Consolas" w:hAnsi="Consolas"/>
                  <w:sz w:val="17"/>
                </w:rPr>
                <w:t xml:space="preserve">kio.kpi.cross_arch_build.success_count</w:t>
              </w:r>
            </w:ins>
          </w:p>
        </w:tc>
        <w:tc>
          <w:tcPr>
            <w:tcW w:w="1000" w:type="dxa"/>
          </w:tcPr>
          <w:p w14:paraId="1B00005E">
            <w:pPr>
              <w:spacing w:line="240" w:lineRule="auto"/>
              <w:rPr>
                <w:ins w:id="9270" w:author="Claude" w:date="2026-09-13T00:00:00Z"/>
              </w:rPr>
            </w:pPr>
            <w:ins w:id="9271" w:author="Claude" w:date="2026-09-13T00:00:00Z">
              <w:r>
                <w:rPr>
                  <w:sz w:val="18"/>
                </w:rPr>
                <w:t xml:space="preserve">Counter</w:t>
              </w:r>
            </w:ins>
          </w:p>
        </w:tc>
        <w:tc>
          <w:tcPr>
            <w:tcW w:w="700" w:type="dxa"/>
          </w:tcPr>
          <w:p w14:paraId="1B00005F">
            <w:pPr>
              <w:spacing w:line="240" w:lineRule="auto"/>
              <w:rPr>
                <w:ins w:id="9272" w:author="Claude" w:date="2026-09-13T00:00:00Z"/>
              </w:rPr>
            </w:pPr>
            <w:ins w:id="9273" w:author="Claude" w:date="2026-09-13T00:00:00Z">
              <w:r>
                <w:rPr>
                  <w:sz w:val="18"/>
                </w:rPr>
                <w:t xml:space="preserve">1</w:t>
              </w:r>
            </w:ins>
          </w:p>
        </w:tc>
        <w:tc>
          <w:tcPr>
            <w:tcW w:w="3511" w:type="dxa"/>
          </w:tcPr>
          <w:p w14:paraId="1B000060">
            <w:pPr>
              <w:spacing w:line="240" w:lineRule="auto"/>
              <w:rPr>
                <w:ins w:id="9274" w:author="Claude" w:date="2026-09-13T00:00:00Z"/>
              </w:rPr>
            </w:pPr>
            <w:ins w:id="9275" w:author="Claude" w:date="2026-09-13T00:00:00Z">
              <w:r>
                <w:rPr>
                  <w:sz w:val="18"/>
                </w:rPr>
                <w:t xml:space="preserve">green-deploy</w:t>
              </w:r>
            </w:ins>
          </w:p>
        </w:tc>
      </w:tr>
      <w:tr w14:paraId="1B000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287" w:author="Claude" w:date="2026-09-13T00:00:00Z"/>
        </w:trPr>
        <w:tc>
          <w:tcPr>
            <w:tcW w:w="900" w:type="dxa"/>
          </w:tcPr>
          <w:p w14:paraId="1B000062">
            <w:pPr>
              <w:spacing w:line="240" w:lineRule="auto"/>
              <w:rPr>
                <w:ins w:id="9277" w:author="Claude" w:date="2026-09-13T00:00:00Z"/>
              </w:rPr>
            </w:pPr>
            <w:ins w:id="9278" w:author="Claude" w:date="2026-09-13T00:00:00Z">
              <w:r>
                <w:rPr>
                  <w:sz w:val="18"/>
                </w:rPr>
                <w:t xml:space="preserve">9.1</w:t>
              </w:r>
            </w:ins>
          </w:p>
        </w:tc>
        <w:tc>
          <w:tcPr>
            <w:tcW w:w="3300" w:type="dxa"/>
          </w:tcPr>
          <w:p w14:paraId="1B000063">
            <w:pPr>
              <w:spacing w:line="240" w:lineRule="auto"/>
              <w:rPr>
                <w:ins w:id="9279" w:author="Claude" w:date="2026-09-13T00:00:00Z"/>
              </w:rPr>
            </w:pPr>
            <w:ins w:id="9280" w:author="Claude" w:date="2026-09-13T00:00:00Z">
              <w:r>
                <w:rPr>
                  <w:rFonts w:ascii="Consolas" w:hAnsi="Consolas"/>
                  <w:sz w:val="17"/>
                </w:rPr>
                <w:t xml:space="preserve">kio.kpi.refactoring_effort.pct_of_baseline</w:t>
              </w:r>
            </w:ins>
          </w:p>
        </w:tc>
        <w:tc>
          <w:tcPr>
            <w:tcW w:w="1000" w:type="dxa"/>
          </w:tcPr>
          <w:p w14:paraId="1B000064">
            <w:pPr>
              <w:spacing w:line="240" w:lineRule="auto"/>
              <w:rPr>
                <w:ins w:id="9281" w:author="Claude" w:date="2026-09-13T00:00:00Z"/>
              </w:rPr>
            </w:pPr>
            <w:ins w:id="9282" w:author="Claude" w:date="2026-09-13T00:00:00Z">
              <w:r>
                <w:rPr>
                  <w:sz w:val="18"/>
                </w:rPr>
                <w:t xml:space="preserve">Histogram</w:t>
              </w:r>
            </w:ins>
          </w:p>
        </w:tc>
        <w:tc>
          <w:tcPr>
            <w:tcW w:w="700" w:type="dxa"/>
          </w:tcPr>
          <w:p w14:paraId="1B000065">
            <w:pPr>
              <w:spacing w:line="240" w:lineRule="auto"/>
              <w:rPr>
                <w:ins w:id="9283" w:author="Claude" w:date="2026-09-13T00:00:00Z"/>
              </w:rPr>
            </w:pPr>
            <w:ins w:id="9284" w:author="Claude" w:date="2026-09-13T00:00:00Z">
              <w:r>
                <w:rPr>
                  <w:sz w:val="18"/>
                </w:rPr>
                <w:t xml:space="preserve">%</w:t>
              </w:r>
            </w:ins>
          </w:p>
        </w:tc>
        <w:tc>
          <w:tcPr>
            <w:tcW w:w="3511" w:type="dxa"/>
          </w:tcPr>
          <w:p w14:paraId="1B000066">
            <w:pPr>
              <w:spacing w:line="240" w:lineRule="auto"/>
              <w:rPr>
                <w:ins w:id="9285" w:author="Claude" w:date="2026-09-13T00:00:00Z"/>
              </w:rPr>
            </w:pPr>
            <w:ins w:id="9286" w:author="Claude" w:date="2026-09-13T00:00:00Z">
              <w:r>
                <w:rPr>
                  <w:sz w:val="18"/>
                </w:rPr>
                <w:t xml:space="preserve">ai-sysdev</w:t>
              </w:r>
            </w:ins>
          </w:p>
        </w:tc>
      </w:tr>
      <w:tr w14:paraId="1B00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298" w:author="Claude" w:date="2026-09-13T00:00:00Z"/>
        </w:trPr>
        <w:tc>
          <w:tcPr>
            <w:tcW w:w="900" w:type="dxa"/>
          </w:tcPr>
          <w:p w14:paraId="1B000068">
            <w:pPr>
              <w:spacing w:line="240" w:lineRule="auto"/>
              <w:rPr>
                <w:ins w:id="9288" w:author="Claude" w:date="2026-09-13T00:00:00Z"/>
              </w:rPr>
            </w:pPr>
            <w:ins w:id="9289" w:author="Claude" w:date="2026-09-13T00:00:00Z">
              <w:r>
                <w:rPr>
                  <w:sz w:val="18"/>
                </w:rPr>
                <w:t xml:space="preserve">9.2</w:t>
              </w:r>
            </w:ins>
          </w:p>
        </w:tc>
        <w:tc>
          <w:tcPr>
            <w:tcW w:w="3300" w:type="dxa"/>
          </w:tcPr>
          <w:p w14:paraId="1B000069">
            <w:pPr>
              <w:spacing w:line="240" w:lineRule="auto"/>
              <w:rPr>
                <w:ins w:id="9290" w:author="Claude" w:date="2026-09-13T00:00:00Z"/>
              </w:rPr>
            </w:pPr>
            <w:ins w:id="9291" w:author="Claude" w:date="2026-09-13T00:00:00Z">
              <w:r>
                <w:rPr>
                  <w:rFonts w:ascii="Consolas" w:hAnsi="Consolas"/>
                  <w:sz w:val="17"/>
                </w:rPr>
                <w:t xml:space="preserve">kio.kpi.technical_debt.pct_of_baseline</w:t>
              </w:r>
            </w:ins>
          </w:p>
        </w:tc>
        <w:tc>
          <w:tcPr>
            <w:tcW w:w="1000" w:type="dxa"/>
          </w:tcPr>
          <w:p w14:paraId="1B00006A">
            <w:pPr>
              <w:spacing w:line="240" w:lineRule="auto"/>
              <w:rPr>
                <w:ins w:id="9292" w:author="Claude" w:date="2026-09-13T00:00:00Z"/>
              </w:rPr>
            </w:pPr>
            <w:ins w:id="9293" w:author="Claude" w:date="2026-09-13T00:00:00Z">
              <w:r>
                <w:rPr>
                  <w:sz w:val="18"/>
                </w:rPr>
                <w:t xml:space="preserve">Histogram</w:t>
              </w:r>
            </w:ins>
          </w:p>
        </w:tc>
        <w:tc>
          <w:tcPr>
            <w:tcW w:w="700" w:type="dxa"/>
          </w:tcPr>
          <w:p w14:paraId="1B00006B">
            <w:pPr>
              <w:spacing w:line="240" w:lineRule="auto"/>
              <w:rPr>
                <w:ins w:id="9294" w:author="Claude" w:date="2026-09-13T00:00:00Z"/>
              </w:rPr>
            </w:pPr>
            <w:ins w:id="9295" w:author="Claude" w:date="2026-09-13T00:00:00Z">
              <w:r>
                <w:rPr>
                  <w:sz w:val="18"/>
                </w:rPr>
                <w:t xml:space="preserve">%</w:t>
              </w:r>
            </w:ins>
          </w:p>
        </w:tc>
        <w:tc>
          <w:tcPr>
            <w:tcW w:w="3511" w:type="dxa"/>
          </w:tcPr>
          <w:p w14:paraId="1B00006C">
            <w:pPr>
              <w:spacing w:line="240" w:lineRule="auto"/>
              <w:rPr>
                <w:ins w:id="9296" w:author="Claude" w:date="2026-09-13T00:00:00Z"/>
              </w:rPr>
            </w:pPr>
            <w:ins w:id="9297" w:author="Claude" w:date="2026-09-13T00:00:00Z">
              <w:r>
                <w:rPr>
                  <w:sz w:val="18"/>
                </w:rPr>
                <w:t xml:space="preserve">ai-sysdev</w:t>
              </w:r>
            </w:ins>
          </w:p>
        </w:tc>
      </w:tr>
      <w:tr w14:paraId="1B000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9309" w:author="Claude" w:date="2026-09-13T00:00:00Z"/>
        </w:trPr>
        <w:tc>
          <w:tcPr>
            <w:tcW w:w="900" w:type="dxa"/>
          </w:tcPr>
          <w:p w14:paraId="1B00006E">
            <w:pPr>
              <w:spacing w:line="240" w:lineRule="auto"/>
              <w:rPr>
                <w:ins w:id="9299" w:author="Claude" w:date="2026-09-13T00:00:00Z"/>
              </w:rPr>
            </w:pPr>
            <w:ins w:id="9300" w:author="Claude" w:date="2026-09-13T00:00:00Z">
              <w:r>
                <w:rPr>
                  <w:sz w:val="18"/>
                </w:rPr>
                <w:t xml:space="preserve">WP3</w:t>
              </w:r>
            </w:ins>
          </w:p>
        </w:tc>
        <w:tc>
          <w:tcPr>
            <w:tcW w:w="3300" w:type="dxa"/>
          </w:tcPr>
          <w:p w14:paraId="1B00006F">
            <w:pPr>
              <w:spacing w:line="240" w:lineRule="auto"/>
              <w:rPr>
                <w:ins w:id="9301" w:author="Claude" w:date="2026-09-13T00:00:00Z"/>
              </w:rPr>
            </w:pPr>
            <w:ins w:id="9302" w:author="Claude" w:date="2026-09-13T00:00:00Z">
              <w:r>
                <w:rPr>
                  <w:rFonts w:ascii="Consolas" w:hAnsi="Consolas"/>
                  <w:sz w:val="17"/>
                </w:rPr>
                <w:t xml:space="preserve">kio.slicing.success_rate</w:t>
              </w:r>
            </w:ins>
          </w:p>
        </w:tc>
        <w:tc>
          <w:tcPr>
            <w:tcW w:w="1000" w:type="dxa"/>
          </w:tcPr>
          <w:p w14:paraId="1B000070">
            <w:pPr>
              <w:spacing w:line="240" w:lineRule="auto"/>
              <w:rPr>
                <w:ins w:id="9303" w:author="Claude" w:date="2026-09-13T00:00:00Z"/>
              </w:rPr>
            </w:pPr>
            <w:ins w:id="9304" w:author="Claude" w:date="2026-09-13T00:00:00Z">
              <w:r>
                <w:rPr>
                  <w:sz w:val="18"/>
                </w:rPr>
                <w:t xml:space="preserve">Histogram</w:t>
              </w:r>
            </w:ins>
          </w:p>
        </w:tc>
        <w:tc>
          <w:tcPr>
            <w:tcW w:w="700" w:type="dxa"/>
          </w:tcPr>
          <w:p w14:paraId="1B000071">
            <w:pPr>
              <w:spacing w:line="240" w:lineRule="auto"/>
              <w:rPr>
                <w:ins w:id="9305" w:author="Claude" w:date="2026-09-13T00:00:00Z"/>
              </w:rPr>
            </w:pPr>
            <w:ins w:id="9306" w:author="Claude" w:date="2026-09-13T00:00:00Z">
              <w:r>
                <w:rPr>
                  <w:sz w:val="18"/>
                </w:rPr>
                <w:t xml:space="preserve">1 (ratio)</w:t>
              </w:r>
            </w:ins>
          </w:p>
        </w:tc>
        <w:tc>
          <w:tcPr>
            <w:tcW w:w="3511" w:type="dxa"/>
          </w:tcPr>
          <w:p w14:paraId="1B000072">
            <w:pPr>
              <w:spacing w:line="240" w:lineRule="auto"/>
              <w:rPr>
                <w:ins w:id="9307" w:author="Claude" w:date="2026-09-13T00:00:00Z"/>
              </w:rPr>
            </w:pPr>
            <w:ins w:id="9308" w:author="Claude" w:date="2026-09-13T00:00:00Z">
              <w:r>
                <w:rPr>
                  <w:sz w:val="18"/>
                </w:rPr>
                <w:t xml:space="preserve">bugfix</w:t>
              </w:r>
            </w:ins>
          </w:p>
        </w:tc>
      </w:tr>
    </w:tbl>
    <w:p w14:paraId="1B000076">
      <w:pPr>
        <w:rPr>
          <w:ins w:id="9315" w:author="Claude" w:date="2026-09-13T00:00:00Z"/>
        </w:rPr>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30D59"/>
    <w:rsid w:val="00A3169C"/>
    <w:rsid w:val="00AA1D8D"/>
    <w:rsid w:val="00B47730"/>
    <w:rsid w:val="00CB0664"/>
    <w:rsid w:val="00E429B9"/>
    <w:rsid w:val="00FC693F"/>
    <w:rsid w:val="0CB35F66"/>
    <w:rsid w:val="12CA1175"/>
    <w:rsid w:val="14385DD5"/>
    <w:rsid w:val="22505D53"/>
    <w:rsid w:val="3B281A9B"/>
    <w:rsid w:val="44773462"/>
    <w:rsid w:val="533F5A89"/>
    <w:rsid w:val="60E40384"/>
    <w:rsid w:val="67FB3025"/>
    <w:rsid w:val="733C2C1D"/>
    <w:rsid w:val="73BF3748"/>
    <w:rsid w:val="7F656F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style>
  <w:style w:type="paragraph" w:styleId="14">
    <w:name w:val="Body Text 2"/>
    <w:basedOn w:val="1"/>
    <w:link w:val="147"/>
    <w:unhideWhenUsed/>
    <w:qFormat/>
    <w:uiPriority w:val="99"/>
    <w:pPr>
      <w:spacing w:line="480" w:lineRule="auto"/>
    </w:pPr>
  </w:style>
  <w:style w:type="paragraph" w:styleId="15">
    <w:name w:val="Body Text 3"/>
    <w:basedOn w:val="1"/>
    <w:link w:val="148"/>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ind w:left="360"/>
      <w:contextualSpacing/>
    </w:pPr>
  </w:style>
  <w:style w:type="paragraph" w:styleId="28">
    <w:name w:val="List Continue 2"/>
    <w:basedOn w:val="1"/>
    <w:unhideWhenUsed/>
    <w:qFormat/>
    <w:uiPriority w:val="99"/>
    <w:pPr>
      <w:ind w:left="720"/>
      <w:contextualSpacing/>
    </w:pPr>
  </w:style>
  <w:style w:type="paragraph" w:styleId="29">
    <w:name w:val="List Continue 3"/>
    <w:basedOn w:val="1"/>
    <w:unhideWhenUsed/>
    <w:qFormat/>
    <w:uiPriority w:val="99"/>
    <w:pPr>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1851</Words>
  <Characters>12358</Characters>
  <Lines>83</Lines>
  <Paragraphs>23</Paragraphs>
  <TotalTime>40</TotalTime>
  <ScaleCrop>false</ScaleCrop>
  <LinksUpToDate>false</LinksUpToDate>
  <CharactersWithSpaces>14249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2026-08-21T07:04:00Z</dcterms:created>
  <dc:creator>python-docx</dc:creator>
  <dc:description>generated by python-docx</dc:description>
  <cp:lastModifiedBy>Yasin Ünal</cp:lastModifiedBy>
  <dcterms:modified xsi:type="dcterms:W3CDTF">2026-08-21T09:36:36Z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1033-12.1.0.28032</vt:lpwstr>
  </property>
  <property fmtid="{D5CDD505-2E9C-101B-9397-08002B2CF9AE}" pid="4" name="ICV">
    <vt:lpwstr>48E5156C36C74367B6ACA667AAAC989D_12</vt:lpwstr>
  </property>
</Properties>
</file>